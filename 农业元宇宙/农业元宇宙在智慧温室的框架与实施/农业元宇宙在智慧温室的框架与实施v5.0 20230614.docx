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BC16F" w14:textId="3D3FCE0F" w:rsidR="007C1E0B" w:rsidRPr="009920AF" w:rsidRDefault="00D531FA" w:rsidP="00903C5B">
      <w:pPr>
        <w:pStyle w:val="1"/>
        <w:keepNext w:val="0"/>
        <w:keepLines w:val="0"/>
        <w:widowControl/>
        <w:spacing w:before="10" w:after="10" w:line="360" w:lineRule="auto"/>
        <w:jc w:val="center"/>
        <w:rPr>
          <w:rFonts w:ascii="Times New Roman" w:eastAsia="黑体" w:hAnsi="Times New Roman" w:cs="Times New Roman"/>
          <w:bCs w:val="0"/>
          <w:sz w:val="32"/>
          <w:szCs w:val="24"/>
        </w:rPr>
      </w:pPr>
      <w:r w:rsidRPr="009920AF">
        <w:rPr>
          <w:rFonts w:ascii="Times New Roman" w:eastAsia="黑体" w:hAnsi="Times New Roman" w:cs="Times New Roman" w:hint="eastAsia"/>
          <w:bCs w:val="0"/>
          <w:sz w:val="32"/>
          <w:szCs w:val="24"/>
        </w:rPr>
        <w:t>元宇宙</w:t>
      </w:r>
      <w:r w:rsidR="00EA0D5E" w:rsidRPr="00EA0D5E">
        <w:rPr>
          <w:rFonts w:ascii="Times New Roman" w:eastAsia="黑体" w:hAnsi="Times New Roman" w:cs="Times New Roman"/>
          <w:bCs w:val="0"/>
          <w:sz w:val="32"/>
          <w:szCs w:val="24"/>
        </w:rPr>
        <w:t>时代温室数字双胞胎的以人为本的互操作性方法</w:t>
      </w:r>
    </w:p>
    <w:p w14:paraId="45FFD90A" w14:textId="58FDC060" w:rsidR="003C2EBC" w:rsidRPr="005C1EE8" w:rsidRDefault="000D78F7" w:rsidP="00EA0D5E">
      <w:pPr>
        <w:widowControl/>
        <w:ind w:firstLine="420"/>
        <w:rPr>
          <w:rFonts w:ascii="Times New Roman" w:eastAsia="宋体" w:hAnsi="Times New Roman" w:cs="宋体"/>
          <w:kern w:val="0"/>
          <w:sz w:val="24"/>
          <w:szCs w:val="24"/>
        </w:rPr>
      </w:pPr>
      <w:r w:rsidRPr="005C1EE8">
        <w:rPr>
          <w:rFonts w:ascii="Times New Roman" w:eastAsia="宋体" w:hAnsi="Times New Roman" w:cs="宋体" w:hint="eastAsia"/>
          <w:kern w:val="0"/>
          <w:sz w:val="24"/>
          <w:szCs w:val="24"/>
        </w:rPr>
        <w:t>摘要：</w:t>
      </w:r>
      <w:r w:rsidR="003C2EBC" w:rsidRPr="003C2EBC">
        <w:rPr>
          <w:rFonts w:ascii="Times New Roman" w:eastAsia="宋体" w:hAnsi="Times New Roman" w:cs="宋体"/>
          <w:kern w:val="0"/>
          <w:sz w:val="24"/>
          <w:szCs w:val="24"/>
        </w:rPr>
        <w:t>随着数字双胞胎（</w:t>
      </w:r>
      <w:r w:rsidR="003C2EBC" w:rsidRPr="003C2EBC">
        <w:rPr>
          <w:rFonts w:ascii="Times New Roman" w:eastAsia="宋体" w:hAnsi="Times New Roman" w:cs="宋体"/>
          <w:kern w:val="0"/>
          <w:sz w:val="24"/>
          <w:szCs w:val="24"/>
        </w:rPr>
        <w:t>DT</w:t>
      </w:r>
      <w:r w:rsidR="003C2EBC" w:rsidRPr="003C2EBC">
        <w:rPr>
          <w:rFonts w:ascii="Times New Roman" w:eastAsia="宋体" w:hAnsi="Times New Roman" w:cs="宋体"/>
          <w:kern w:val="0"/>
          <w:sz w:val="24"/>
          <w:szCs w:val="24"/>
        </w:rPr>
        <w:t>）和</w:t>
      </w:r>
      <w:proofErr w:type="gramStart"/>
      <w:r w:rsidR="003C2EBC" w:rsidRPr="003C2EBC">
        <w:rPr>
          <w:rFonts w:ascii="Times New Roman" w:eastAsia="宋体" w:hAnsi="Times New Roman" w:cs="宋体"/>
          <w:kern w:val="0"/>
          <w:sz w:val="24"/>
          <w:szCs w:val="24"/>
        </w:rPr>
        <w:t>物联网</w:t>
      </w:r>
      <w:proofErr w:type="gramEnd"/>
      <w:r w:rsidR="003C2EBC" w:rsidRPr="003C2EBC">
        <w:rPr>
          <w:rFonts w:ascii="Times New Roman" w:eastAsia="宋体" w:hAnsi="Times New Roman" w:cs="宋体"/>
          <w:kern w:val="0"/>
          <w:sz w:val="24"/>
          <w:szCs w:val="24"/>
        </w:rPr>
        <w:t>技术在智能农业领域的兴起，</w:t>
      </w:r>
      <w:proofErr w:type="gramStart"/>
      <w:r w:rsidR="003C2EBC" w:rsidRPr="003C2EBC">
        <w:rPr>
          <w:rFonts w:ascii="Times New Roman" w:eastAsia="宋体" w:hAnsi="Times New Roman" w:cs="宋体"/>
          <w:kern w:val="0"/>
          <w:sz w:val="24"/>
          <w:szCs w:val="24"/>
        </w:rPr>
        <w:t>农业元</w:t>
      </w:r>
      <w:proofErr w:type="gramEnd"/>
      <w:r w:rsidR="003C2EBC" w:rsidRPr="003C2EBC">
        <w:rPr>
          <w:rFonts w:ascii="Times New Roman" w:eastAsia="宋体" w:hAnsi="Times New Roman" w:cs="宋体"/>
          <w:kern w:val="0"/>
          <w:sz w:val="24"/>
          <w:szCs w:val="24"/>
        </w:rPr>
        <w:t>宇宙（</w:t>
      </w:r>
      <w:r w:rsidR="003C2EBC" w:rsidRPr="003C2EBC">
        <w:rPr>
          <w:rFonts w:ascii="Times New Roman" w:eastAsia="宋体" w:hAnsi="Times New Roman" w:cs="宋体"/>
          <w:kern w:val="0"/>
          <w:sz w:val="24"/>
          <w:szCs w:val="24"/>
        </w:rPr>
        <w:t>AM</w:t>
      </w:r>
      <w:r w:rsidR="003C2EBC" w:rsidRPr="003C2EBC">
        <w:rPr>
          <w:rFonts w:ascii="Times New Roman" w:eastAsia="宋体" w:hAnsi="Times New Roman" w:cs="宋体"/>
          <w:kern w:val="0"/>
          <w:sz w:val="24"/>
          <w:szCs w:val="24"/>
        </w:rPr>
        <w:t>）正成为当前的研究热点。</w:t>
      </w:r>
      <w:r w:rsidR="003C2EBC" w:rsidRPr="00692775">
        <w:rPr>
          <w:rFonts w:ascii="Times New Roman" w:eastAsia="宋体" w:hAnsi="Times New Roman" w:cs="宋体"/>
          <w:kern w:val="0"/>
          <w:sz w:val="24"/>
          <w:szCs w:val="24"/>
        </w:rPr>
        <w:t>大规模的网络化、智能化传感器和农业机器人被部署在温室中，工厂化的温室已经成为最具有潜力的</w:t>
      </w:r>
      <w:r w:rsidR="003C2EBC" w:rsidRPr="00692775">
        <w:rPr>
          <w:rFonts w:ascii="Times New Roman" w:eastAsia="宋体" w:hAnsi="Times New Roman" w:cs="宋体"/>
          <w:kern w:val="0"/>
          <w:sz w:val="24"/>
          <w:szCs w:val="24"/>
        </w:rPr>
        <w:t>AM</w:t>
      </w:r>
      <w:r w:rsidR="003C2EBC" w:rsidRPr="00692775">
        <w:rPr>
          <w:rFonts w:ascii="Times New Roman" w:eastAsia="宋体" w:hAnsi="Times New Roman" w:cs="宋体"/>
          <w:kern w:val="0"/>
          <w:sz w:val="24"/>
          <w:szCs w:val="24"/>
        </w:rPr>
        <w:t>应用场景之一。此外，多机器人的互操作特征导致</w:t>
      </w:r>
      <w:r w:rsidR="003C2EBC" w:rsidRPr="00692775">
        <w:rPr>
          <w:rFonts w:ascii="Times New Roman" w:eastAsia="宋体" w:hAnsi="Times New Roman" w:cs="宋体"/>
          <w:kern w:val="0"/>
          <w:sz w:val="24"/>
          <w:szCs w:val="24"/>
        </w:rPr>
        <w:t>AM</w:t>
      </w:r>
      <w:r w:rsidR="003C2EBC" w:rsidRPr="00692775">
        <w:rPr>
          <w:rFonts w:ascii="Times New Roman" w:eastAsia="宋体" w:hAnsi="Times New Roman" w:cs="宋体"/>
          <w:kern w:val="0"/>
          <w:sz w:val="24"/>
          <w:szCs w:val="24"/>
        </w:rPr>
        <w:t>农业生产系统更加复杂，如温室设施和机器人的自组织和自主协作。一方面，在无人或少人的温室室内生产中，需要农业机械</w:t>
      </w:r>
      <w:r w:rsidR="003C2EBC" w:rsidRPr="00692775">
        <w:rPr>
          <w:rFonts w:ascii="Times New Roman" w:eastAsia="宋体" w:hAnsi="Times New Roman" w:cs="宋体"/>
          <w:kern w:val="0"/>
          <w:sz w:val="24"/>
          <w:szCs w:val="24"/>
        </w:rPr>
        <w:t>/</w:t>
      </w:r>
      <w:r w:rsidR="003C2EBC" w:rsidRPr="00692775">
        <w:rPr>
          <w:rFonts w:ascii="Times New Roman" w:eastAsia="宋体" w:hAnsi="Times New Roman" w:cs="宋体"/>
          <w:kern w:val="0"/>
          <w:sz w:val="24"/>
          <w:szCs w:val="24"/>
        </w:rPr>
        <w:t>机器人的控制来配合作物的生长节奏；另一方面，在温室室外生产中，希望作物的生产节奏能配合社会干扰，如农产品运输的动态社会因素、客户定制、社会化温室的农业订单变化等。</w:t>
      </w:r>
      <w:r w:rsidR="003C2EBC" w:rsidRPr="003C2EBC">
        <w:rPr>
          <w:rFonts w:ascii="Times New Roman" w:eastAsia="宋体" w:hAnsi="Times New Roman" w:cs="宋体"/>
          <w:kern w:val="0"/>
          <w:sz w:val="24"/>
          <w:szCs w:val="24"/>
        </w:rPr>
        <w:t>这种节奏和节拍的一致性问题与人类和物联网的互操作性密切相关。然而，目前对农业</w:t>
      </w:r>
      <w:r w:rsidR="003C2EBC" w:rsidRPr="003C2EBC">
        <w:rPr>
          <w:rFonts w:ascii="Times New Roman" w:eastAsia="宋体" w:hAnsi="Times New Roman" w:cs="宋体"/>
          <w:kern w:val="0"/>
          <w:sz w:val="24"/>
          <w:szCs w:val="24"/>
        </w:rPr>
        <w:t>DT</w:t>
      </w:r>
      <w:r w:rsidR="003C2EBC" w:rsidRPr="003C2EBC">
        <w:rPr>
          <w:rFonts w:ascii="Times New Roman" w:eastAsia="宋体" w:hAnsi="Times New Roman" w:cs="宋体"/>
          <w:kern w:val="0"/>
          <w:sz w:val="24"/>
          <w:szCs w:val="24"/>
        </w:rPr>
        <w:t>或农业元空间的研究很少报道这些问题。</w:t>
      </w:r>
      <w:bookmarkStart w:id="0" w:name="_Hlk137420696"/>
      <w:r w:rsidR="003C2EBC" w:rsidRPr="003C2EBC">
        <w:rPr>
          <w:rFonts w:ascii="Times New Roman" w:eastAsia="宋体" w:hAnsi="Times New Roman" w:cs="宋体"/>
          <w:kern w:val="0"/>
          <w:sz w:val="24"/>
          <w:szCs w:val="24"/>
        </w:rPr>
        <w:t>为此，本文探讨了在未来农业元宇宙时代，以人为本的温室</w:t>
      </w:r>
      <w:r w:rsidR="003C2EBC" w:rsidRPr="003C2EBC">
        <w:rPr>
          <w:rFonts w:ascii="Times New Roman" w:eastAsia="宋体" w:hAnsi="Times New Roman" w:cs="宋体"/>
          <w:kern w:val="0"/>
          <w:sz w:val="24"/>
          <w:szCs w:val="24"/>
        </w:rPr>
        <w:t>DT</w:t>
      </w:r>
      <w:r w:rsidR="003C2EBC" w:rsidRPr="003C2EBC">
        <w:rPr>
          <w:rFonts w:ascii="Times New Roman" w:eastAsia="宋体" w:hAnsi="Times New Roman" w:cs="宋体"/>
          <w:kern w:val="0"/>
          <w:sz w:val="24"/>
          <w:szCs w:val="24"/>
        </w:rPr>
        <w:t>的互操作方法。</w:t>
      </w:r>
      <w:del w:id="1" w:author="庞 彤" w:date="2023-06-14T23:37:00Z">
        <w:r w:rsidR="003C2EBC" w:rsidRPr="003C2EBC" w:rsidDel="00E27581">
          <w:rPr>
            <w:rFonts w:ascii="Times New Roman" w:eastAsia="宋体" w:hAnsi="Times New Roman" w:cs="宋体"/>
            <w:kern w:val="0"/>
            <w:sz w:val="24"/>
            <w:szCs w:val="24"/>
          </w:rPr>
          <w:delText>首先，建立了一个智能温室</w:delText>
        </w:r>
        <w:r w:rsidR="003C2EBC" w:rsidRPr="003C2EBC" w:rsidDel="00E27581">
          <w:rPr>
            <w:rFonts w:ascii="Times New Roman" w:eastAsia="宋体" w:hAnsi="Times New Roman" w:cs="宋体"/>
            <w:kern w:val="0"/>
            <w:sz w:val="24"/>
            <w:szCs w:val="24"/>
          </w:rPr>
          <w:delText>DT</w:delText>
        </w:r>
        <w:r w:rsidR="003C2EBC" w:rsidRPr="003C2EBC" w:rsidDel="00E27581">
          <w:rPr>
            <w:rFonts w:ascii="Times New Roman" w:eastAsia="宋体" w:hAnsi="Times New Roman" w:cs="宋体"/>
            <w:kern w:val="0"/>
            <w:sz w:val="24"/>
            <w:szCs w:val="24"/>
          </w:rPr>
          <w:delText>模型，包括温室数字双胞胎、作物生长模型和设施控制模块；其次，基于温室</w:delText>
        </w:r>
        <w:r w:rsidR="003C2EBC" w:rsidRPr="003C2EBC" w:rsidDel="00E27581">
          <w:rPr>
            <w:rFonts w:ascii="Times New Roman" w:eastAsia="宋体" w:hAnsi="Times New Roman" w:cs="宋体"/>
            <w:kern w:val="0"/>
            <w:sz w:val="24"/>
            <w:szCs w:val="24"/>
          </w:rPr>
          <w:delText>DT</w:delText>
        </w:r>
        <w:r w:rsidR="003C2EBC" w:rsidRPr="003C2EBC" w:rsidDel="00E27581">
          <w:rPr>
            <w:rFonts w:ascii="Times New Roman" w:eastAsia="宋体" w:hAnsi="Times New Roman" w:cs="宋体"/>
            <w:kern w:val="0"/>
            <w:sz w:val="24"/>
            <w:szCs w:val="24"/>
          </w:rPr>
          <w:delText>，提出了一个以人为本的社会化温室的互操作框架。最后，设计了一个温室</w:delText>
        </w:r>
        <w:r w:rsidR="003C2EBC" w:rsidRPr="003C2EBC" w:rsidDel="00E27581">
          <w:rPr>
            <w:rFonts w:ascii="Times New Roman" w:eastAsia="宋体" w:hAnsi="Times New Roman" w:cs="宋体"/>
            <w:kern w:val="0"/>
            <w:sz w:val="24"/>
            <w:szCs w:val="24"/>
          </w:rPr>
          <w:delText>DT</w:delText>
        </w:r>
        <w:r w:rsidR="003C2EBC" w:rsidRPr="003C2EBC" w:rsidDel="00E27581">
          <w:rPr>
            <w:rFonts w:ascii="Times New Roman" w:eastAsia="宋体" w:hAnsi="Times New Roman" w:cs="宋体"/>
            <w:kern w:val="0"/>
            <w:sz w:val="24"/>
            <w:szCs w:val="24"/>
          </w:rPr>
          <w:delText>的原型系统，验证以人为本的互操作性方法的可行性</w:delText>
        </w:r>
      </w:del>
      <w:r w:rsidR="003C2EBC" w:rsidRPr="003C2EBC">
        <w:rPr>
          <w:rFonts w:ascii="Times New Roman" w:eastAsia="宋体" w:hAnsi="Times New Roman" w:cs="宋体"/>
          <w:kern w:val="0"/>
          <w:sz w:val="24"/>
          <w:szCs w:val="24"/>
        </w:rPr>
        <w:t>。</w:t>
      </w:r>
      <w:bookmarkEnd w:id="0"/>
      <w:ins w:id="2" w:author="庞 彤" w:date="2023-06-14T23:37:00Z">
        <w:r w:rsidR="00E27581">
          <w:rPr>
            <w:rFonts w:ascii="Times New Roman" w:eastAsia="宋体" w:hAnsi="Times New Roman" w:cs="宋体" w:hint="eastAsia"/>
            <w:kern w:val="0"/>
            <w:sz w:val="24"/>
            <w:szCs w:val="24"/>
          </w:rPr>
          <w:t>首先，</w:t>
        </w:r>
        <w:r w:rsidR="00E27581">
          <w:rPr>
            <w:rFonts w:ascii="Times New Roman" w:eastAsia="宋体" w:hAnsi="Times New Roman" w:cs="宋体" w:hint="eastAsia"/>
            <w:kern w:val="0"/>
            <w:sz w:val="24"/>
            <w:szCs w:val="24"/>
          </w:rPr>
          <w:t>结合文献对物联网、数字</w:t>
        </w:r>
        <w:proofErr w:type="gramStart"/>
        <w:r w:rsidR="00E27581">
          <w:rPr>
            <w:rFonts w:ascii="Times New Roman" w:eastAsia="宋体" w:hAnsi="Times New Roman" w:cs="宋体" w:hint="eastAsia"/>
            <w:kern w:val="0"/>
            <w:sz w:val="24"/>
            <w:szCs w:val="24"/>
          </w:rPr>
          <w:t>孪生和</w:t>
        </w:r>
        <w:proofErr w:type="gramEnd"/>
        <w:r w:rsidR="00E27581">
          <w:rPr>
            <w:rFonts w:ascii="Times New Roman" w:eastAsia="宋体" w:hAnsi="Times New Roman" w:cs="宋体" w:hint="eastAsia"/>
            <w:kern w:val="0"/>
            <w:sz w:val="24"/>
            <w:szCs w:val="24"/>
          </w:rPr>
          <w:t>元宇宙技术进行了总结对比；其次，提出了元宇宙中以人为本的互操作型方法框架。最后，设计了温室数字孪生的原型系统，验证了以人为本的互操作性方法的可行性</w:t>
        </w:r>
        <w:r w:rsidR="00E27581">
          <w:rPr>
            <w:rFonts w:ascii="Times New Roman" w:eastAsia="宋体" w:hAnsi="Times New Roman" w:cs="宋体" w:hint="eastAsia"/>
            <w:kern w:val="0"/>
            <w:sz w:val="24"/>
            <w:szCs w:val="24"/>
          </w:rPr>
          <w:t>。</w:t>
        </w:r>
      </w:ins>
    </w:p>
    <w:p w14:paraId="466EA8B1" w14:textId="38198A15" w:rsidR="009920AF" w:rsidRPr="005C1EE8" w:rsidRDefault="000D78F7" w:rsidP="00903C5B">
      <w:pPr>
        <w:widowControl/>
        <w:spacing w:line="300" w:lineRule="auto"/>
        <w:ind w:firstLineChars="200" w:firstLine="480"/>
        <w:rPr>
          <w:rFonts w:ascii="Times New Roman" w:eastAsia="宋体" w:hAnsi="Times New Roman" w:cs="宋体"/>
          <w:kern w:val="0"/>
          <w:sz w:val="24"/>
          <w:szCs w:val="24"/>
        </w:rPr>
      </w:pPr>
      <w:r w:rsidRPr="005C1EE8">
        <w:rPr>
          <w:rFonts w:ascii="Times New Roman" w:eastAsia="宋体" w:hAnsi="Times New Roman" w:cs="宋体" w:hint="eastAsia"/>
          <w:kern w:val="0"/>
          <w:sz w:val="24"/>
          <w:szCs w:val="24"/>
        </w:rPr>
        <w:t>关键字：</w:t>
      </w:r>
      <w:r w:rsidR="003C2EBC" w:rsidRPr="003C2EBC">
        <w:rPr>
          <w:rFonts w:ascii="Times New Roman" w:eastAsia="宋体" w:hAnsi="Times New Roman" w:cs="宋体" w:hint="eastAsia"/>
          <w:kern w:val="0"/>
          <w:sz w:val="24"/>
          <w:szCs w:val="24"/>
        </w:rPr>
        <w:t>智能农业、温室、</w:t>
      </w:r>
      <w:proofErr w:type="gramStart"/>
      <w:r w:rsidR="003C2EBC" w:rsidRPr="003C2EBC">
        <w:rPr>
          <w:rFonts w:ascii="Times New Roman" w:eastAsia="宋体" w:hAnsi="Times New Roman" w:cs="宋体" w:hint="eastAsia"/>
          <w:kern w:val="0"/>
          <w:sz w:val="24"/>
          <w:szCs w:val="24"/>
        </w:rPr>
        <w:t>农业</w:t>
      </w:r>
      <w:r w:rsidR="003C2EBC">
        <w:rPr>
          <w:rFonts w:ascii="Times New Roman" w:eastAsia="宋体" w:hAnsi="Times New Roman" w:cs="宋体" w:hint="eastAsia"/>
          <w:kern w:val="0"/>
          <w:sz w:val="24"/>
          <w:szCs w:val="24"/>
        </w:rPr>
        <w:t>元</w:t>
      </w:r>
      <w:proofErr w:type="gramEnd"/>
      <w:r w:rsidR="003C2EBC">
        <w:rPr>
          <w:rFonts w:ascii="Times New Roman" w:eastAsia="宋体" w:hAnsi="Times New Roman" w:cs="宋体" w:hint="eastAsia"/>
          <w:kern w:val="0"/>
          <w:sz w:val="24"/>
          <w:szCs w:val="24"/>
        </w:rPr>
        <w:t>宇宙</w:t>
      </w:r>
      <w:r w:rsidR="003C2EBC" w:rsidRPr="003C2EBC">
        <w:rPr>
          <w:rFonts w:ascii="Times New Roman" w:eastAsia="宋体" w:hAnsi="Times New Roman" w:cs="宋体" w:hint="eastAsia"/>
          <w:kern w:val="0"/>
          <w:sz w:val="24"/>
          <w:szCs w:val="24"/>
        </w:rPr>
        <w:t>、以人为本的互操作性、数字双胞胎</w:t>
      </w:r>
    </w:p>
    <w:p w14:paraId="104E5534" w14:textId="6D6DF1F4" w:rsidR="00D205CA" w:rsidRPr="008452E1" w:rsidRDefault="009920AF" w:rsidP="008452E1">
      <w:pPr>
        <w:widowControl/>
        <w:rPr>
          <w:rFonts w:ascii="Times New Roman" w:eastAsia="黑体" w:hAnsi="Times New Roman" w:cs="Times New Roman"/>
          <w:b/>
          <w:kern w:val="0"/>
          <w:sz w:val="30"/>
          <w:szCs w:val="24"/>
        </w:rPr>
      </w:pPr>
      <w:r w:rsidRPr="009920AF">
        <w:rPr>
          <w:rFonts w:ascii="Times New Roman" w:eastAsia="黑体" w:hAnsi="Times New Roman" w:cs="Times New Roman"/>
          <w:b/>
          <w:kern w:val="0"/>
          <w:sz w:val="30"/>
          <w:szCs w:val="24"/>
        </w:rPr>
        <w:t>1</w:t>
      </w:r>
      <w:r w:rsidR="00537B72" w:rsidRPr="008452E1">
        <w:rPr>
          <w:rFonts w:ascii="Times New Roman" w:eastAsia="黑体" w:hAnsi="Times New Roman" w:cs="Times New Roman" w:hint="eastAsia"/>
          <w:b/>
          <w:kern w:val="0"/>
          <w:sz w:val="30"/>
          <w:szCs w:val="24"/>
        </w:rPr>
        <w:t>引言</w:t>
      </w:r>
    </w:p>
    <w:p w14:paraId="31ABC352" w14:textId="1DDDB677" w:rsidR="009E4057" w:rsidRDefault="009E4057" w:rsidP="009E4057">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联合国估计，</w:t>
      </w:r>
      <w:r w:rsidRPr="009111A0">
        <w:rPr>
          <w:rFonts w:ascii="Times New Roman" w:eastAsia="宋体" w:hAnsi="Times New Roman" w:cs="宋体" w:hint="eastAsia"/>
          <w:kern w:val="0"/>
          <w:sz w:val="24"/>
          <w:szCs w:val="24"/>
        </w:rPr>
        <w:t>世界</w:t>
      </w:r>
      <w:r>
        <w:rPr>
          <w:rFonts w:ascii="Times New Roman" w:eastAsia="宋体" w:hAnsi="Times New Roman" w:cs="宋体" w:hint="eastAsia"/>
          <w:kern w:val="0"/>
          <w:sz w:val="24"/>
          <w:szCs w:val="24"/>
        </w:rPr>
        <w:t>人口在</w:t>
      </w:r>
      <w:r>
        <w:rPr>
          <w:rFonts w:ascii="Times New Roman" w:eastAsia="宋体" w:hAnsi="Times New Roman" w:cs="宋体"/>
          <w:kern w:val="0"/>
          <w:sz w:val="24"/>
          <w:szCs w:val="24"/>
        </w:rPr>
        <w:t>2050</w:t>
      </w:r>
      <w:r>
        <w:rPr>
          <w:rFonts w:ascii="Times New Roman" w:eastAsia="宋体" w:hAnsi="Times New Roman" w:cs="宋体" w:hint="eastAsia"/>
          <w:kern w:val="0"/>
          <w:sz w:val="24"/>
          <w:szCs w:val="24"/>
        </w:rPr>
        <w:t>年世界人口将要达到</w:t>
      </w:r>
      <w:r>
        <w:rPr>
          <w:rFonts w:ascii="Times New Roman" w:eastAsia="宋体" w:hAnsi="Times New Roman" w:cs="宋体" w:hint="eastAsia"/>
          <w:kern w:val="0"/>
          <w:sz w:val="24"/>
          <w:szCs w:val="24"/>
        </w:rPr>
        <w:t>9</w:t>
      </w:r>
      <w:r>
        <w:rPr>
          <w:rFonts w:ascii="Times New Roman" w:eastAsia="宋体" w:hAnsi="Times New Roman" w:cs="宋体"/>
          <w:kern w:val="0"/>
          <w:sz w:val="24"/>
          <w:szCs w:val="24"/>
        </w:rPr>
        <w:t>6</w:t>
      </w:r>
      <w:r>
        <w:rPr>
          <w:rFonts w:ascii="Times New Roman" w:eastAsia="宋体" w:hAnsi="Times New Roman" w:cs="宋体" w:hint="eastAsia"/>
          <w:kern w:val="0"/>
          <w:sz w:val="24"/>
          <w:szCs w:val="24"/>
        </w:rPr>
        <w:t>亿，为了适应不断上涨的人口，农业需要比今天增产</w:t>
      </w:r>
      <w:r>
        <w:rPr>
          <w:rFonts w:ascii="Times New Roman" w:eastAsia="宋体" w:hAnsi="Times New Roman" w:cs="宋体" w:hint="eastAsia"/>
          <w:kern w:val="0"/>
          <w:sz w:val="24"/>
          <w:szCs w:val="24"/>
        </w:rPr>
        <w:t>5</w:t>
      </w:r>
      <w:r>
        <w:rPr>
          <w:rFonts w:ascii="Times New Roman" w:eastAsia="宋体" w:hAnsi="Times New Roman" w:cs="宋体"/>
          <w:kern w:val="0"/>
          <w:sz w:val="24"/>
          <w:szCs w:val="24"/>
        </w:rPr>
        <w:t>0%</w:t>
      </w:r>
      <w:r>
        <w:rPr>
          <w:rFonts w:ascii="Times New Roman" w:eastAsia="宋体" w:hAnsi="Times New Roman" w:cs="宋体" w:hint="eastAsia"/>
          <w:kern w:val="0"/>
          <w:sz w:val="24"/>
          <w:szCs w:val="24"/>
        </w:rPr>
        <w:t>左右，才可以满足世界人口上涨的需求</w:t>
      </w:r>
      <w:r w:rsidR="00EF67A2">
        <w:rPr>
          <w:rFonts w:ascii="Times New Roman" w:eastAsia="宋体" w:hAnsi="Times New Roman" w:cs="宋体" w:hint="eastAsia"/>
          <w:kern w:val="0"/>
          <w:sz w:val="24"/>
          <w:szCs w:val="24"/>
        </w:rPr>
        <w:t>[</w:t>
      </w:r>
      <w:r w:rsidR="00EF67A2">
        <w:rPr>
          <w:rFonts w:ascii="Times New Roman" w:eastAsia="宋体" w:hAnsi="Times New Roman" w:cs="宋体"/>
          <w:kern w:val="0"/>
          <w:sz w:val="24"/>
          <w:szCs w:val="24"/>
        </w:rPr>
        <w:t>1]</w:t>
      </w:r>
      <w:r>
        <w:rPr>
          <w:rFonts w:ascii="Times New Roman" w:eastAsia="宋体" w:hAnsi="Times New Roman" w:cs="宋体" w:hint="eastAsia"/>
          <w:kern w:val="0"/>
          <w:sz w:val="24"/>
          <w:szCs w:val="24"/>
        </w:rPr>
        <w:t>，这对农业的发展规模和技术革新提出了严峻的考验。</w:t>
      </w:r>
      <w:r w:rsidR="00EF67A2">
        <w:rPr>
          <w:rFonts w:ascii="Times New Roman" w:eastAsia="宋体" w:hAnsi="Times New Roman" w:cs="宋体" w:hint="eastAsia"/>
          <w:kern w:val="0"/>
          <w:sz w:val="24"/>
          <w:szCs w:val="24"/>
        </w:rPr>
        <w:t>同时，随着物联网和数字孪生的发展，大规模的网络化、智能化传感器和农业机器人部署在智能温室中，为应对大规模的传感和协同控制，农业元宇宙已</w:t>
      </w:r>
      <w:r w:rsidR="00040157">
        <w:rPr>
          <w:rFonts w:ascii="Times New Roman" w:eastAsia="宋体" w:hAnsi="Times New Roman" w:cs="宋体" w:hint="eastAsia"/>
          <w:kern w:val="0"/>
          <w:sz w:val="24"/>
          <w:szCs w:val="24"/>
        </w:rPr>
        <w:t>被相关学者提出【</w:t>
      </w:r>
      <w:r w:rsidR="00040157">
        <w:rPr>
          <w:rFonts w:ascii="Times New Roman" w:eastAsia="宋体" w:hAnsi="Times New Roman" w:cs="宋体" w:hint="eastAsia"/>
          <w:kern w:val="0"/>
          <w:sz w:val="24"/>
          <w:szCs w:val="24"/>
        </w:rPr>
        <w:t>2</w:t>
      </w:r>
      <w:r w:rsidR="00040157">
        <w:rPr>
          <w:rFonts w:ascii="Times New Roman" w:eastAsia="宋体" w:hAnsi="Times New Roman" w:cs="宋体" w:hint="eastAsia"/>
          <w:kern w:val="0"/>
          <w:sz w:val="24"/>
          <w:szCs w:val="24"/>
        </w:rPr>
        <w:t>】。</w:t>
      </w:r>
      <w:r w:rsidR="000A54A3">
        <w:rPr>
          <w:rFonts w:ascii="Times New Roman" w:eastAsia="宋体" w:hAnsi="Times New Roman" w:cs="宋体" w:hint="eastAsia"/>
          <w:kern w:val="0"/>
          <w:sz w:val="24"/>
          <w:szCs w:val="24"/>
        </w:rPr>
        <w:t>农业元宇宙可以实现温室的虚拟设备协调工作，实现更智能化的管理。此外，农元宇宙涉及到社会订单、物流追踪等传统技术无法控制的过程，需要根据社会因素改变温室的控制策略。因此本文提出一种在元宇宙时代温室数字双胞胎的以人文本的互操作方法。</w:t>
      </w:r>
    </w:p>
    <w:p w14:paraId="75EB024C" w14:textId="238998E7" w:rsidR="000A54A3" w:rsidRDefault="000A54A3" w:rsidP="009E4057">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本文的其余部分安排如下：第二章介绍</w:t>
      </w:r>
      <w:r w:rsidR="008452E1">
        <w:rPr>
          <w:rFonts w:ascii="Times New Roman" w:eastAsia="宋体" w:hAnsi="Times New Roman" w:cs="宋体" w:hint="eastAsia"/>
          <w:kern w:val="0"/>
          <w:sz w:val="24"/>
          <w:szCs w:val="24"/>
        </w:rPr>
        <w:t>相关工作及智能温室的三大发展方向：物联网、数字</w:t>
      </w:r>
      <w:proofErr w:type="gramStart"/>
      <w:r w:rsidR="008452E1">
        <w:rPr>
          <w:rFonts w:ascii="Times New Roman" w:eastAsia="宋体" w:hAnsi="Times New Roman" w:cs="宋体" w:hint="eastAsia"/>
          <w:kern w:val="0"/>
          <w:sz w:val="24"/>
          <w:szCs w:val="24"/>
        </w:rPr>
        <w:t>孪生和</w:t>
      </w:r>
      <w:proofErr w:type="gramEnd"/>
      <w:r w:rsidR="008452E1">
        <w:rPr>
          <w:rFonts w:ascii="Times New Roman" w:eastAsia="宋体" w:hAnsi="Times New Roman" w:cs="宋体" w:hint="eastAsia"/>
          <w:kern w:val="0"/>
          <w:sz w:val="24"/>
          <w:szCs w:val="24"/>
        </w:rPr>
        <w:t>元宇宙；第三章介绍了本文提出的元宇宙中以人为本的互操作框架，并验证了该框架的可行性；第四章对本文的工作进行了总结。</w:t>
      </w:r>
    </w:p>
    <w:p w14:paraId="362428B4" w14:textId="4484B1F4" w:rsidR="00BB5A06" w:rsidRPr="009E4057" w:rsidRDefault="00BB5A06" w:rsidP="008452E1">
      <w:pPr>
        <w:widowControl/>
        <w:rPr>
          <w:rFonts w:ascii="Times New Roman" w:eastAsia="黑体" w:hAnsi="Times New Roman" w:cs="Times New Roman"/>
          <w:b/>
          <w:kern w:val="0"/>
          <w:sz w:val="30"/>
          <w:szCs w:val="24"/>
        </w:rPr>
      </w:pPr>
      <w:r w:rsidRPr="009E4057">
        <w:rPr>
          <w:rFonts w:ascii="Times New Roman" w:eastAsia="黑体" w:hAnsi="Times New Roman" w:cs="Times New Roman"/>
          <w:b/>
          <w:kern w:val="0"/>
          <w:sz w:val="30"/>
          <w:szCs w:val="24"/>
        </w:rPr>
        <w:t xml:space="preserve">2 </w:t>
      </w:r>
      <w:r w:rsidR="007A5B3E" w:rsidRPr="009E4057">
        <w:rPr>
          <w:rFonts w:ascii="Times New Roman" w:eastAsia="黑体" w:hAnsi="Times New Roman" w:cs="Times New Roman" w:hint="eastAsia"/>
          <w:b/>
          <w:kern w:val="0"/>
          <w:sz w:val="30"/>
          <w:szCs w:val="24"/>
        </w:rPr>
        <w:t>相关研究</w:t>
      </w:r>
    </w:p>
    <w:p w14:paraId="09E32604" w14:textId="6E15654B" w:rsidR="00EA37C1" w:rsidRDefault="00EA37C1" w:rsidP="00EA37C1">
      <w:pPr>
        <w:widowControl/>
        <w:spacing w:line="300" w:lineRule="auto"/>
        <w:ind w:firstLineChars="200" w:firstLine="480"/>
        <w:rPr>
          <w:rFonts w:ascii="Times New Roman" w:eastAsia="宋体" w:hAnsi="Times New Roman" w:cs="宋体"/>
          <w:kern w:val="0"/>
          <w:sz w:val="24"/>
          <w:szCs w:val="24"/>
        </w:rPr>
      </w:pPr>
      <w:r>
        <w:rPr>
          <w:rFonts w:ascii="Times New Roman" w:eastAsia="宋体" w:hAnsi="Times New Roman" w:cs="宋体" w:hint="eastAsia"/>
          <w:kern w:val="0"/>
          <w:sz w:val="24"/>
          <w:szCs w:val="24"/>
        </w:rPr>
        <w:t>温室生产是一个多输入、多因素作用的过程，</w:t>
      </w:r>
      <w:r w:rsidRPr="00706B1E">
        <w:rPr>
          <w:rFonts w:ascii="Times New Roman" w:eastAsia="宋体" w:hAnsi="Times New Roman" w:cs="宋体"/>
          <w:kern w:val="0"/>
          <w:sz w:val="24"/>
          <w:szCs w:val="24"/>
        </w:rPr>
        <w:t>多机器人的互操作特征导致</w:t>
      </w:r>
      <w:r>
        <w:rPr>
          <w:rFonts w:ascii="Times New Roman" w:eastAsia="宋体" w:hAnsi="Times New Roman" w:cs="宋体" w:hint="eastAsia"/>
          <w:kern w:val="0"/>
          <w:sz w:val="24"/>
          <w:szCs w:val="24"/>
        </w:rPr>
        <w:t>温室</w:t>
      </w:r>
      <w:r w:rsidRPr="00706B1E">
        <w:rPr>
          <w:rFonts w:ascii="Times New Roman" w:eastAsia="宋体" w:hAnsi="Times New Roman" w:cs="宋体"/>
          <w:kern w:val="0"/>
          <w:sz w:val="24"/>
          <w:szCs w:val="24"/>
        </w:rPr>
        <w:t>生产系统更加复杂，如温室设施和机器人的自组织和自主协作。一方面，在无人或少人的温室室内生产中，需要农业机械</w:t>
      </w:r>
      <w:r w:rsidRPr="00706B1E">
        <w:rPr>
          <w:rFonts w:ascii="Times New Roman" w:eastAsia="宋体" w:hAnsi="Times New Roman" w:cs="宋体"/>
          <w:kern w:val="0"/>
          <w:sz w:val="24"/>
          <w:szCs w:val="24"/>
        </w:rPr>
        <w:t>/</w:t>
      </w:r>
      <w:r w:rsidRPr="00706B1E">
        <w:rPr>
          <w:rFonts w:ascii="Times New Roman" w:eastAsia="宋体" w:hAnsi="Times New Roman" w:cs="宋体"/>
          <w:kern w:val="0"/>
          <w:sz w:val="24"/>
          <w:szCs w:val="24"/>
        </w:rPr>
        <w:t>机器人的控制来配合作物的生长节奏；另一方面，在温室室外生产中，希望作物的生产节奏能配合社会干扰，如农产品运输的动态社会因素、客户定制、社会化温室的农业订单变化等。</w:t>
      </w:r>
      <w:r>
        <w:rPr>
          <w:rFonts w:ascii="Times New Roman" w:eastAsia="宋体" w:hAnsi="Times New Roman" w:cs="宋体" w:hint="eastAsia"/>
          <w:kern w:val="0"/>
          <w:sz w:val="24"/>
          <w:szCs w:val="24"/>
        </w:rPr>
        <w:t>因</w:t>
      </w:r>
      <w:r>
        <w:rPr>
          <w:rFonts w:ascii="Times New Roman" w:eastAsia="宋体" w:hAnsi="Times New Roman" w:cs="宋体" w:hint="eastAsia"/>
          <w:kern w:val="0"/>
          <w:sz w:val="24"/>
          <w:szCs w:val="24"/>
        </w:rPr>
        <w:lastRenderedPageBreak/>
        <w:t>此需要提出一种能够适应人类社会节拍和控制多种机器人相互操作的方法，</w:t>
      </w:r>
      <w:r w:rsidRPr="003C2EBC">
        <w:rPr>
          <w:rFonts w:ascii="Times New Roman" w:eastAsia="宋体" w:hAnsi="Times New Roman" w:cs="宋体" w:hint="eastAsia"/>
          <w:kern w:val="0"/>
          <w:sz w:val="24"/>
          <w:szCs w:val="24"/>
        </w:rPr>
        <w:t>以人为本</w:t>
      </w:r>
      <w:r>
        <w:rPr>
          <w:rFonts w:ascii="Times New Roman" w:eastAsia="宋体" w:hAnsi="Times New Roman" w:cs="宋体" w:hint="eastAsia"/>
          <w:kern w:val="0"/>
          <w:sz w:val="24"/>
          <w:szCs w:val="24"/>
        </w:rPr>
        <w:t>的互操作性应运而生。</w:t>
      </w:r>
    </w:p>
    <w:p w14:paraId="647B1F3B" w14:textId="3C50C5E5" w:rsidR="00F102AD" w:rsidRDefault="00F102AD" w:rsidP="00F102AD">
      <w:pPr>
        <w:widowControl/>
        <w:spacing w:line="300" w:lineRule="auto"/>
        <w:ind w:firstLineChars="200" w:firstLine="480"/>
        <w:rPr>
          <w:rFonts w:ascii="Times New Roman" w:eastAsia="宋体" w:hAnsi="Times New Roman" w:cs="宋体"/>
          <w:kern w:val="0"/>
          <w:sz w:val="24"/>
          <w:szCs w:val="24"/>
        </w:rPr>
      </w:pPr>
      <w:r>
        <w:rPr>
          <w:rFonts w:ascii="Times New Roman" w:eastAsia="宋体" w:hAnsi="Times New Roman" w:cs="宋体" w:hint="eastAsia"/>
          <w:kern w:val="0"/>
          <w:sz w:val="24"/>
          <w:szCs w:val="24"/>
        </w:rPr>
        <w:t>以人为本便是将人类社会放在更重要的位置上，互操作性则是人类和多个机器人的组织与协作，使温室生产能够跟好的服务于社会。</w:t>
      </w:r>
      <w:r w:rsidRPr="003C2EBC">
        <w:rPr>
          <w:rFonts w:ascii="Times New Roman" w:eastAsia="宋体" w:hAnsi="Times New Roman" w:cs="宋体" w:hint="eastAsia"/>
          <w:kern w:val="0"/>
          <w:sz w:val="24"/>
          <w:szCs w:val="24"/>
        </w:rPr>
        <w:t>以人为本</w:t>
      </w:r>
      <w:r>
        <w:rPr>
          <w:rFonts w:ascii="Times New Roman" w:eastAsia="宋体" w:hAnsi="Times New Roman" w:cs="宋体" w:hint="eastAsia"/>
          <w:kern w:val="0"/>
          <w:sz w:val="24"/>
          <w:szCs w:val="24"/>
        </w:rPr>
        <w:t>的思想已经在医学</w:t>
      </w:r>
      <w:r w:rsidR="008477B7">
        <w:rPr>
          <w:rFonts w:ascii="Times New Roman" w:eastAsia="宋体" w:hAnsi="Times New Roman" w:cs="宋体" w:hint="eastAsia"/>
          <w:kern w:val="0"/>
          <w:sz w:val="24"/>
          <w:szCs w:val="24"/>
        </w:rPr>
        <w:t>[</w:t>
      </w:r>
      <w:r w:rsidR="008477B7">
        <w:rPr>
          <w:rFonts w:ascii="Times New Roman" w:eastAsia="宋体" w:hAnsi="Times New Roman" w:cs="宋体"/>
          <w:kern w:val="0"/>
          <w:sz w:val="24"/>
          <w:szCs w:val="24"/>
        </w:rPr>
        <w:t>3]</w:t>
      </w:r>
      <w:r>
        <w:rPr>
          <w:rFonts w:ascii="Times New Roman" w:eastAsia="宋体" w:hAnsi="Times New Roman" w:cs="宋体" w:hint="eastAsia"/>
          <w:kern w:val="0"/>
          <w:sz w:val="24"/>
          <w:szCs w:val="24"/>
        </w:rPr>
        <w:t>、</w:t>
      </w:r>
      <w:r w:rsidR="00CD5147">
        <w:rPr>
          <w:rFonts w:ascii="Times New Roman" w:eastAsia="宋体" w:hAnsi="Times New Roman" w:cs="宋体" w:hint="eastAsia"/>
          <w:kern w:val="0"/>
          <w:sz w:val="24"/>
          <w:szCs w:val="24"/>
        </w:rPr>
        <w:t>工业</w:t>
      </w:r>
      <w:r w:rsidR="008477B7">
        <w:rPr>
          <w:rFonts w:ascii="Times New Roman" w:eastAsia="宋体" w:hAnsi="Times New Roman" w:cs="宋体" w:hint="eastAsia"/>
          <w:kern w:val="0"/>
          <w:sz w:val="24"/>
          <w:szCs w:val="24"/>
        </w:rPr>
        <w:t>[</w:t>
      </w:r>
      <w:r w:rsidR="008477B7">
        <w:rPr>
          <w:rFonts w:ascii="Times New Roman" w:eastAsia="宋体" w:hAnsi="Times New Roman" w:cs="宋体"/>
          <w:kern w:val="0"/>
          <w:sz w:val="24"/>
          <w:szCs w:val="24"/>
        </w:rPr>
        <w:t>4]</w:t>
      </w:r>
      <w:r w:rsidR="00CD5147">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教育业</w:t>
      </w:r>
      <w:r w:rsidR="008477B7">
        <w:rPr>
          <w:rFonts w:ascii="Times New Roman" w:eastAsia="宋体" w:hAnsi="Times New Roman" w:cs="宋体" w:hint="eastAsia"/>
          <w:kern w:val="0"/>
          <w:sz w:val="24"/>
          <w:szCs w:val="24"/>
        </w:rPr>
        <w:t>[</w:t>
      </w:r>
      <w:r w:rsidR="008477B7">
        <w:rPr>
          <w:rFonts w:ascii="Times New Roman" w:eastAsia="宋体" w:hAnsi="Times New Roman" w:cs="宋体"/>
          <w:kern w:val="0"/>
          <w:sz w:val="24"/>
          <w:szCs w:val="24"/>
        </w:rPr>
        <w:t>5]</w:t>
      </w:r>
      <w:r>
        <w:rPr>
          <w:rFonts w:ascii="Times New Roman" w:eastAsia="宋体" w:hAnsi="Times New Roman" w:cs="宋体" w:hint="eastAsia"/>
          <w:kern w:val="0"/>
          <w:sz w:val="24"/>
          <w:szCs w:val="24"/>
        </w:rPr>
        <w:t>等行业提出并展开应用。在农业领域，</w:t>
      </w:r>
      <w:r w:rsidRPr="003C2EBC">
        <w:rPr>
          <w:rFonts w:ascii="Times New Roman" w:eastAsia="宋体" w:hAnsi="Times New Roman" w:cs="宋体" w:hint="eastAsia"/>
          <w:kern w:val="0"/>
          <w:sz w:val="24"/>
          <w:szCs w:val="24"/>
        </w:rPr>
        <w:t>以人为本的互操作性</w:t>
      </w:r>
      <w:r>
        <w:rPr>
          <w:rFonts w:ascii="Times New Roman" w:eastAsia="宋体" w:hAnsi="Times New Roman" w:cs="宋体" w:hint="eastAsia"/>
          <w:kern w:val="0"/>
          <w:sz w:val="24"/>
          <w:szCs w:val="24"/>
        </w:rPr>
        <w:t>思想还未有文献提出，温室生产需要考虑人为因素的影响，贴合人类社会的运行节拍，以处理好温室生产和社会需求不同步的问题。</w:t>
      </w:r>
    </w:p>
    <w:p w14:paraId="4DF0F56C" w14:textId="1DA877AC" w:rsidR="00DC409E" w:rsidRDefault="00F102AD" w:rsidP="00595666">
      <w:pPr>
        <w:widowControl/>
        <w:spacing w:line="300" w:lineRule="auto"/>
        <w:ind w:firstLineChars="200" w:firstLine="480"/>
        <w:rPr>
          <w:rFonts w:ascii="Times New Roman" w:eastAsia="宋体" w:hAnsi="Times New Roman" w:cs="宋体"/>
          <w:kern w:val="0"/>
          <w:sz w:val="24"/>
          <w:szCs w:val="24"/>
        </w:rPr>
      </w:pPr>
      <w:r>
        <w:rPr>
          <w:rFonts w:ascii="Times New Roman" w:eastAsia="宋体" w:hAnsi="Times New Roman" w:cs="宋体" w:hint="eastAsia"/>
          <w:kern w:val="0"/>
          <w:sz w:val="24"/>
          <w:szCs w:val="24"/>
        </w:rPr>
        <w:t>此外，温室</w:t>
      </w:r>
      <w:proofErr w:type="gramStart"/>
      <w:r w:rsidR="00CD5147">
        <w:rPr>
          <w:rFonts w:ascii="Times New Roman" w:eastAsia="宋体" w:hAnsi="Times New Roman" w:cs="宋体" w:hint="eastAsia"/>
          <w:kern w:val="0"/>
          <w:sz w:val="24"/>
          <w:szCs w:val="24"/>
        </w:rPr>
        <w:t>农业元</w:t>
      </w:r>
      <w:proofErr w:type="gramEnd"/>
      <w:r w:rsidR="00CD5147">
        <w:rPr>
          <w:rFonts w:ascii="Times New Roman" w:eastAsia="宋体" w:hAnsi="Times New Roman" w:cs="宋体" w:hint="eastAsia"/>
          <w:kern w:val="0"/>
          <w:sz w:val="24"/>
          <w:szCs w:val="24"/>
        </w:rPr>
        <w:t>宇宙是多种技术互相融合的复杂系统</w:t>
      </w:r>
      <w:r>
        <w:rPr>
          <w:rFonts w:ascii="Times New Roman" w:eastAsia="宋体" w:hAnsi="Times New Roman" w:cs="宋体" w:hint="eastAsia"/>
          <w:kern w:val="0"/>
          <w:sz w:val="24"/>
          <w:szCs w:val="24"/>
        </w:rPr>
        <w:t>，</w:t>
      </w:r>
      <w:r w:rsidR="00D728DD">
        <w:rPr>
          <w:rFonts w:ascii="Times New Roman" w:eastAsia="宋体" w:hAnsi="Times New Roman" w:cs="宋体" w:hint="eastAsia"/>
          <w:kern w:val="0"/>
          <w:sz w:val="24"/>
          <w:szCs w:val="24"/>
        </w:rPr>
        <w:t>如图</w:t>
      </w:r>
      <w:r w:rsidR="00D728DD">
        <w:rPr>
          <w:rFonts w:ascii="Times New Roman" w:eastAsia="宋体" w:hAnsi="Times New Roman" w:cs="宋体" w:hint="eastAsia"/>
          <w:kern w:val="0"/>
          <w:sz w:val="24"/>
          <w:szCs w:val="24"/>
        </w:rPr>
        <w:t>1</w:t>
      </w:r>
      <w:r w:rsidR="00D728DD">
        <w:rPr>
          <w:rFonts w:ascii="Times New Roman" w:eastAsia="宋体" w:hAnsi="Times New Roman" w:cs="宋体" w:hint="eastAsia"/>
          <w:kern w:val="0"/>
          <w:sz w:val="24"/>
          <w:szCs w:val="24"/>
        </w:rPr>
        <w:t>所示。</w:t>
      </w:r>
      <w:r>
        <w:rPr>
          <w:rFonts w:ascii="Times New Roman" w:eastAsia="宋体" w:hAnsi="Times New Roman" w:cs="宋体" w:hint="eastAsia"/>
          <w:kern w:val="0"/>
          <w:sz w:val="24"/>
          <w:szCs w:val="24"/>
        </w:rPr>
        <w:t>物联网、</w:t>
      </w:r>
      <w:r w:rsidR="00CD5147">
        <w:rPr>
          <w:rFonts w:ascii="Times New Roman" w:eastAsia="宋体" w:hAnsi="Times New Roman" w:cs="宋体" w:hint="eastAsia"/>
          <w:kern w:val="0"/>
          <w:sz w:val="24"/>
          <w:szCs w:val="24"/>
        </w:rPr>
        <w:t>数字孪生既是未来元宇宙的基础组成，</w:t>
      </w:r>
      <w:r w:rsidR="00E001BC">
        <w:rPr>
          <w:rFonts w:ascii="Times New Roman" w:eastAsia="宋体" w:hAnsi="Times New Roman" w:cs="宋体" w:hint="eastAsia"/>
          <w:kern w:val="0"/>
          <w:sz w:val="24"/>
          <w:szCs w:val="24"/>
        </w:rPr>
        <w:t>同时也是</w:t>
      </w:r>
      <w:r w:rsidR="00CD5147">
        <w:rPr>
          <w:rFonts w:ascii="Times New Roman" w:eastAsia="宋体" w:hAnsi="Times New Roman" w:cs="宋体" w:hint="eastAsia"/>
          <w:kern w:val="0"/>
          <w:sz w:val="24"/>
          <w:szCs w:val="24"/>
        </w:rPr>
        <w:t>温室</w:t>
      </w:r>
      <w:r w:rsidR="00E001BC">
        <w:rPr>
          <w:rFonts w:ascii="Times New Roman" w:eastAsia="宋体" w:hAnsi="Times New Roman" w:cs="宋体" w:hint="eastAsia"/>
          <w:kern w:val="0"/>
          <w:sz w:val="24"/>
          <w:szCs w:val="24"/>
        </w:rPr>
        <w:t>智能</w:t>
      </w:r>
      <w:r w:rsidR="00CD5147">
        <w:rPr>
          <w:rFonts w:ascii="Times New Roman" w:eastAsia="宋体" w:hAnsi="Times New Roman" w:cs="宋体" w:hint="eastAsia"/>
          <w:kern w:val="0"/>
          <w:sz w:val="24"/>
          <w:szCs w:val="24"/>
        </w:rPr>
        <w:t>控制的不同发展方向。</w:t>
      </w:r>
    </w:p>
    <w:p w14:paraId="21EB7FE7" w14:textId="5CD2C689" w:rsidR="00D728DD" w:rsidRPr="00D728DD" w:rsidRDefault="00D728DD" w:rsidP="00D728DD">
      <w:pPr>
        <w:widowControl/>
        <w:spacing w:line="300" w:lineRule="auto"/>
        <w:rPr>
          <w:rFonts w:ascii="Times New Roman" w:eastAsia="宋体" w:hAnsi="Times New Roman" w:cs="宋体" w:hint="eastAsia"/>
          <w:kern w:val="0"/>
          <w:sz w:val="24"/>
          <w:szCs w:val="24"/>
        </w:rPr>
      </w:pPr>
      <w:r>
        <w:rPr>
          <w:noProof/>
        </w:rPr>
      </w:r>
      <w:r>
        <w:pict w14:anchorId="6F41012D">
          <v:shapetype id="_x0000_t202" coordsize="21600,21600" o:spt="202" path="m,l,21600r21600,l21600,xe">
            <v:stroke joinstyle="miter"/>
            <v:path gradientshapeok="t" o:connecttype="rect"/>
          </v:shapetype>
          <v:shape id="_x0000_s2052" type="#_x0000_t202" style="width:415.6pt;height:2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" stroked="f">
            <v:textbox style="mso-fit-shape-to-text:t">
              <w:txbxContent>
                <w:p w14:paraId="208E9BD0" w14:textId="77777777" w:rsidR="00D728DD" w:rsidRDefault="00D728DD" w:rsidP="00D728DD">
                  <w:pPr>
                    <w:jc w:val="center"/>
                  </w:pPr>
                  <w:r>
                    <w:object w:dxaOrig="7080" w:dyaOrig="6850" w14:anchorId="647611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25pt;height:197.2pt">
                        <v:imagedata r:id="rId8" o:title=""/>
                      </v:shape>
                      <o:OLEObject Type="Embed" ProgID="Visio.Drawing.15" ShapeID="_x0000_i1025" DrawAspect="Content" ObjectID="_1748291194" r:id="rId9"/>
                    </w:object>
                  </w:r>
                </w:p>
                <w:p w14:paraId="19FC43FF" w14:textId="77777777" w:rsidR="00D728DD" w:rsidRPr="00C25E27" w:rsidRDefault="00D728DD" w:rsidP="00D728DD">
                  <w:pPr>
                    <w:jc w:val="center"/>
                    <w:rPr>
                      <w:rFonts w:ascii="宋体" w:eastAsia="宋体" w:hAnsi="宋体"/>
                      <w:szCs w:val="21"/>
                    </w:rPr>
                  </w:pPr>
                  <w:r w:rsidRPr="00C25E27">
                    <w:rPr>
                      <w:rFonts w:ascii="宋体" w:eastAsia="宋体" w:hAnsi="宋体" w:hint="eastAsia"/>
                      <w:szCs w:val="21"/>
                    </w:rPr>
                    <w:t>图</w:t>
                  </w:r>
                  <w:r>
                    <w:rPr>
                      <w:rFonts w:ascii="宋体" w:eastAsia="宋体" w:hAnsi="宋体" w:hint="eastAsia"/>
                      <w:szCs w:val="21"/>
                    </w:rPr>
                    <w:t>1</w:t>
                  </w:r>
                  <w:r w:rsidRPr="00C25E27">
                    <w:rPr>
                      <w:rFonts w:ascii="宋体" w:eastAsia="宋体" w:hAnsi="宋体"/>
                      <w:szCs w:val="21"/>
                    </w:rPr>
                    <w:t xml:space="preserve"> </w:t>
                  </w:r>
                  <w:proofErr w:type="gramStart"/>
                  <w:r w:rsidRPr="00C25E27">
                    <w:rPr>
                      <w:rFonts w:ascii="宋体" w:eastAsia="宋体" w:hAnsi="宋体"/>
                      <w:szCs w:val="21"/>
                    </w:rPr>
                    <w:t>农业</w:t>
                  </w:r>
                  <w:r w:rsidRPr="00C25E27">
                    <w:rPr>
                      <w:rFonts w:ascii="宋体" w:eastAsia="宋体" w:hAnsi="宋体" w:hint="eastAsia"/>
                      <w:szCs w:val="21"/>
                    </w:rPr>
                    <w:t>元</w:t>
                  </w:r>
                  <w:proofErr w:type="gramEnd"/>
                  <w:r w:rsidRPr="00C25E27">
                    <w:rPr>
                      <w:rFonts w:ascii="宋体" w:eastAsia="宋体" w:hAnsi="宋体" w:hint="eastAsia"/>
                      <w:szCs w:val="21"/>
                    </w:rPr>
                    <w:t>宇宙的支撑技术图</w:t>
                  </w:r>
                </w:p>
                <w:p w14:paraId="7DC94169" w14:textId="77777777" w:rsidR="00D728DD" w:rsidRDefault="00D728DD" w:rsidP="00D728DD">
                  <w:pPr>
                    <w:jc w:val="center"/>
                  </w:pPr>
                </w:p>
              </w:txbxContent>
            </v:textbox>
            <w10:anchorlock/>
          </v:shape>
        </w:pict>
      </w:r>
    </w:p>
    <w:p w14:paraId="42BC884B" w14:textId="00E0F98F" w:rsidR="00D728DD" w:rsidRPr="00D728DD" w:rsidRDefault="00D728DD" w:rsidP="00D728DD">
      <w:pPr>
        <w:widowControl/>
        <w:spacing w:line="300" w:lineRule="auto"/>
        <w:ind w:firstLineChars="200" w:firstLine="420"/>
        <w:jc w:val="center"/>
        <w:rPr>
          <w:rFonts w:ascii="Times New Roman" w:eastAsia="宋体" w:hAnsi="Times New Roman" w:cs="宋体" w:hint="eastAsia"/>
          <w:kern w:val="0"/>
          <w:szCs w:val="21"/>
        </w:rPr>
      </w:pPr>
      <w:r w:rsidRPr="00D728DD">
        <w:rPr>
          <w:rFonts w:ascii="Times New Roman" w:eastAsia="宋体" w:hAnsi="Times New Roman" w:cs="宋体" w:hint="eastAsia"/>
          <w:kern w:val="0"/>
          <w:szCs w:val="21"/>
        </w:rPr>
        <w:t>表</w:t>
      </w:r>
      <w:proofErr w:type="gramStart"/>
      <w:r w:rsidRPr="00D728DD">
        <w:rPr>
          <w:rFonts w:ascii="Times New Roman" w:eastAsia="宋体" w:hAnsi="Times New Roman" w:cs="宋体" w:hint="eastAsia"/>
          <w:kern w:val="0"/>
          <w:szCs w:val="21"/>
        </w:rPr>
        <w:t>一</w:t>
      </w:r>
      <w:proofErr w:type="gramEnd"/>
      <w:r w:rsidRPr="00D728DD">
        <w:rPr>
          <w:rFonts w:ascii="Times New Roman" w:eastAsia="宋体" w:hAnsi="Times New Roman" w:cs="宋体" w:hint="eastAsia"/>
          <w:kern w:val="0"/>
          <w:szCs w:val="21"/>
        </w:rPr>
        <w:t xml:space="preserve"> </w:t>
      </w:r>
      <w:r w:rsidRPr="00D728DD">
        <w:rPr>
          <w:rFonts w:ascii="Times New Roman" w:eastAsia="宋体" w:hAnsi="Times New Roman" w:cs="宋体" w:hint="eastAsia"/>
          <w:kern w:val="0"/>
          <w:szCs w:val="21"/>
        </w:rPr>
        <w:t>物联网、数字</w:t>
      </w:r>
      <w:proofErr w:type="gramStart"/>
      <w:r w:rsidRPr="00D728DD">
        <w:rPr>
          <w:rFonts w:ascii="Times New Roman" w:eastAsia="宋体" w:hAnsi="Times New Roman" w:cs="宋体" w:hint="eastAsia"/>
          <w:kern w:val="0"/>
          <w:szCs w:val="21"/>
        </w:rPr>
        <w:t>孪生</w:t>
      </w:r>
      <w:r w:rsidRPr="00D728DD">
        <w:rPr>
          <w:rFonts w:ascii="Times New Roman" w:eastAsia="宋体" w:hAnsi="Times New Roman" w:cs="宋体" w:hint="eastAsia"/>
          <w:kern w:val="0"/>
          <w:szCs w:val="21"/>
        </w:rPr>
        <w:t>和</w:t>
      </w:r>
      <w:proofErr w:type="gramEnd"/>
      <w:r w:rsidRPr="00D728DD">
        <w:rPr>
          <w:rFonts w:ascii="Times New Roman" w:eastAsia="宋体" w:hAnsi="Times New Roman" w:cs="宋体" w:hint="eastAsia"/>
          <w:kern w:val="0"/>
          <w:szCs w:val="21"/>
        </w:rPr>
        <w:t>元宇宙的技术对比</w:t>
      </w:r>
    </w:p>
    <w:tbl>
      <w:tblPr>
        <w:tblStyle w:val="af2"/>
        <w:tblW w:w="8528" w:type="dxa"/>
        <w:jc w:val="center"/>
        <w:tblLook w:val="04A0" w:firstRow="1" w:lastRow="0" w:firstColumn="1" w:lastColumn="0" w:noHBand="0" w:noVBand="1"/>
      </w:tblPr>
      <w:tblGrid>
        <w:gridCol w:w="888"/>
        <w:gridCol w:w="670"/>
        <w:gridCol w:w="832"/>
        <w:gridCol w:w="680"/>
        <w:gridCol w:w="680"/>
        <w:gridCol w:w="931"/>
        <w:gridCol w:w="2009"/>
        <w:gridCol w:w="698"/>
        <w:gridCol w:w="1140"/>
      </w:tblGrid>
      <w:tr w:rsidR="008C2451" w14:paraId="11E46D68" w14:textId="77777777" w:rsidTr="00A85923">
        <w:trPr>
          <w:jc w:val="center"/>
        </w:trPr>
        <w:tc>
          <w:tcPr>
            <w:tcW w:w="942" w:type="dxa"/>
            <w:vMerge w:val="restart"/>
            <w:tcBorders>
              <w:left w:val="nil"/>
              <w:right w:val="nil"/>
            </w:tcBorders>
            <w:vAlign w:val="center"/>
          </w:tcPr>
          <w:p w14:paraId="3049FF28" w14:textId="77777777"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发展</w:t>
            </w:r>
          </w:p>
          <w:p w14:paraId="2E2A4FA6" w14:textId="7ABFEF3D"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方向</w:t>
            </w:r>
          </w:p>
        </w:tc>
        <w:tc>
          <w:tcPr>
            <w:tcW w:w="3986" w:type="dxa"/>
            <w:gridSpan w:val="5"/>
            <w:tcBorders>
              <w:left w:val="nil"/>
              <w:bottom w:val="nil"/>
              <w:right w:val="nil"/>
            </w:tcBorders>
            <w:vAlign w:val="center"/>
          </w:tcPr>
          <w:p w14:paraId="05EEADF1" w14:textId="6216EED1"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功能特点</w:t>
            </w:r>
          </w:p>
        </w:tc>
        <w:tc>
          <w:tcPr>
            <w:tcW w:w="2126" w:type="dxa"/>
            <w:vMerge w:val="restart"/>
            <w:tcBorders>
              <w:left w:val="nil"/>
              <w:right w:val="nil"/>
            </w:tcBorders>
            <w:vAlign w:val="center"/>
          </w:tcPr>
          <w:p w14:paraId="3093A109" w14:textId="25BDCA2B"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重点工作</w:t>
            </w:r>
          </w:p>
        </w:tc>
        <w:tc>
          <w:tcPr>
            <w:tcW w:w="709" w:type="dxa"/>
            <w:vMerge w:val="restart"/>
            <w:tcBorders>
              <w:left w:val="nil"/>
              <w:right w:val="nil"/>
            </w:tcBorders>
            <w:vAlign w:val="center"/>
          </w:tcPr>
          <w:p w14:paraId="2A95AFBC" w14:textId="7343B31A"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文献依据</w:t>
            </w:r>
          </w:p>
        </w:tc>
        <w:tc>
          <w:tcPr>
            <w:tcW w:w="765" w:type="dxa"/>
            <w:vMerge w:val="restart"/>
            <w:tcBorders>
              <w:left w:val="nil"/>
              <w:right w:val="nil"/>
            </w:tcBorders>
            <w:vAlign w:val="center"/>
          </w:tcPr>
          <w:p w14:paraId="4B83947D" w14:textId="64D43F95"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发表年份</w:t>
            </w:r>
          </w:p>
        </w:tc>
      </w:tr>
      <w:tr w:rsidR="008C2451" w14:paraId="7CDD7C06" w14:textId="77777777" w:rsidTr="00A85923">
        <w:trPr>
          <w:jc w:val="center"/>
        </w:trPr>
        <w:tc>
          <w:tcPr>
            <w:tcW w:w="942" w:type="dxa"/>
            <w:vMerge/>
            <w:tcBorders>
              <w:left w:val="nil"/>
              <w:right w:val="nil"/>
            </w:tcBorders>
            <w:vAlign w:val="center"/>
          </w:tcPr>
          <w:p w14:paraId="0345FB23" w14:textId="77777777" w:rsidR="008C2451" w:rsidRDefault="008C2451" w:rsidP="008C2451">
            <w:pPr>
              <w:widowControl/>
              <w:spacing w:line="300" w:lineRule="auto"/>
              <w:jc w:val="center"/>
              <w:rPr>
                <w:rFonts w:ascii="Times New Roman" w:eastAsia="宋体" w:hAnsi="Times New Roman" w:cs="宋体"/>
                <w:kern w:val="0"/>
                <w:sz w:val="24"/>
                <w:szCs w:val="24"/>
              </w:rPr>
            </w:pPr>
          </w:p>
        </w:tc>
        <w:tc>
          <w:tcPr>
            <w:tcW w:w="696" w:type="dxa"/>
            <w:tcBorders>
              <w:top w:val="nil"/>
              <w:left w:val="nil"/>
              <w:right w:val="nil"/>
            </w:tcBorders>
            <w:vAlign w:val="center"/>
          </w:tcPr>
          <w:p w14:paraId="2EC024B7" w14:textId="67370FED"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远程监测</w:t>
            </w:r>
          </w:p>
        </w:tc>
        <w:tc>
          <w:tcPr>
            <w:tcW w:w="880" w:type="dxa"/>
            <w:tcBorders>
              <w:top w:val="nil"/>
              <w:left w:val="nil"/>
              <w:right w:val="nil"/>
            </w:tcBorders>
            <w:vAlign w:val="center"/>
          </w:tcPr>
          <w:p w14:paraId="1C4D4066" w14:textId="2C0C6DCA"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设备调控</w:t>
            </w:r>
          </w:p>
        </w:tc>
        <w:tc>
          <w:tcPr>
            <w:tcW w:w="709" w:type="dxa"/>
            <w:tcBorders>
              <w:top w:val="nil"/>
              <w:left w:val="nil"/>
              <w:right w:val="nil"/>
            </w:tcBorders>
            <w:vAlign w:val="center"/>
          </w:tcPr>
          <w:p w14:paraId="5AAC5136" w14:textId="44959F88"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深度学习</w:t>
            </w:r>
          </w:p>
        </w:tc>
        <w:tc>
          <w:tcPr>
            <w:tcW w:w="709" w:type="dxa"/>
            <w:tcBorders>
              <w:top w:val="nil"/>
              <w:left w:val="nil"/>
              <w:right w:val="nil"/>
            </w:tcBorders>
            <w:vAlign w:val="center"/>
          </w:tcPr>
          <w:p w14:paraId="1FB45B63" w14:textId="24BCB207"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智能预测</w:t>
            </w:r>
          </w:p>
        </w:tc>
        <w:tc>
          <w:tcPr>
            <w:tcW w:w="992" w:type="dxa"/>
            <w:tcBorders>
              <w:top w:val="nil"/>
              <w:left w:val="nil"/>
              <w:right w:val="nil"/>
            </w:tcBorders>
            <w:vAlign w:val="center"/>
          </w:tcPr>
          <w:p w14:paraId="6522A57A" w14:textId="6C709C07"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社会化管理</w:t>
            </w:r>
          </w:p>
        </w:tc>
        <w:tc>
          <w:tcPr>
            <w:tcW w:w="2126" w:type="dxa"/>
            <w:vMerge/>
            <w:tcBorders>
              <w:left w:val="nil"/>
              <w:right w:val="nil"/>
            </w:tcBorders>
            <w:vAlign w:val="center"/>
          </w:tcPr>
          <w:p w14:paraId="7D332237" w14:textId="77777777" w:rsidR="008C2451" w:rsidRDefault="008C2451" w:rsidP="008C2451">
            <w:pPr>
              <w:widowControl/>
              <w:spacing w:line="300" w:lineRule="auto"/>
              <w:jc w:val="center"/>
              <w:rPr>
                <w:rFonts w:ascii="Times New Roman" w:eastAsia="宋体" w:hAnsi="Times New Roman" w:cs="宋体"/>
                <w:kern w:val="0"/>
                <w:sz w:val="24"/>
                <w:szCs w:val="24"/>
              </w:rPr>
            </w:pPr>
          </w:p>
        </w:tc>
        <w:tc>
          <w:tcPr>
            <w:tcW w:w="709" w:type="dxa"/>
            <w:vMerge/>
            <w:tcBorders>
              <w:left w:val="nil"/>
              <w:right w:val="nil"/>
            </w:tcBorders>
            <w:vAlign w:val="center"/>
          </w:tcPr>
          <w:p w14:paraId="2DB4A393" w14:textId="77777777" w:rsidR="008C2451" w:rsidRDefault="008C2451" w:rsidP="008C2451">
            <w:pPr>
              <w:widowControl/>
              <w:spacing w:line="300" w:lineRule="auto"/>
              <w:jc w:val="center"/>
              <w:rPr>
                <w:rFonts w:ascii="Times New Roman" w:eastAsia="宋体" w:hAnsi="Times New Roman" w:cs="宋体"/>
                <w:kern w:val="0"/>
                <w:sz w:val="24"/>
                <w:szCs w:val="24"/>
              </w:rPr>
            </w:pPr>
          </w:p>
        </w:tc>
        <w:tc>
          <w:tcPr>
            <w:tcW w:w="765" w:type="dxa"/>
            <w:vMerge/>
            <w:tcBorders>
              <w:left w:val="nil"/>
              <w:right w:val="nil"/>
            </w:tcBorders>
            <w:vAlign w:val="center"/>
          </w:tcPr>
          <w:p w14:paraId="05F4012B" w14:textId="77777777" w:rsidR="008C2451" w:rsidRDefault="008C2451" w:rsidP="008C2451">
            <w:pPr>
              <w:widowControl/>
              <w:spacing w:line="300" w:lineRule="auto"/>
              <w:jc w:val="center"/>
              <w:rPr>
                <w:rFonts w:ascii="Times New Roman" w:eastAsia="宋体" w:hAnsi="Times New Roman" w:cs="宋体"/>
                <w:kern w:val="0"/>
                <w:sz w:val="24"/>
                <w:szCs w:val="24"/>
              </w:rPr>
            </w:pPr>
          </w:p>
        </w:tc>
      </w:tr>
      <w:tr w:rsidR="008C2451" w14:paraId="51A884B7" w14:textId="77777777" w:rsidTr="00A85923">
        <w:trPr>
          <w:jc w:val="center"/>
        </w:trPr>
        <w:tc>
          <w:tcPr>
            <w:tcW w:w="942" w:type="dxa"/>
            <w:vMerge w:val="restart"/>
            <w:tcBorders>
              <w:left w:val="nil"/>
              <w:right w:val="nil"/>
            </w:tcBorders>
            <w:vAlign w:val="center"/>
          </w:tcPr>
          <w:p w14:paraId="57EBF53A" w14:textId="372289E1"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物联网</w:t>
            </w:r>
          </w:p>
        </w:tc>
        <w:tc>
          <w:tcPr>
            <w:tcW w:w="696" w:type="dxa"/>
            <w:tcBorders>
              <w:left w:val="nil"/>
              <w:bottom w:val="nil"/>
              <w:right w:val="nil"/>
            </w:tcBorders>
            <w:vAlign w:val="center"/>
          </w:tcPr>
          <w:p w14:paraId="122BA670" w14:textId="6E749B67"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kern w:val="0"/>
                <w:sz w:val="24"/>
                <w:szCs w:val="24"/>
              </w:rPr>
              <w:t>Y</w:t>
            </w:r>
          </w:p>
        </w:tc>
        <w:tc>
          <w:tcPr>
            <w:tcW w:w="880" w:type="dxa"/>
            <w:tcBorders>
              <w:left w:val="nil"/>
              <w:bottom w:val="nil"/>
              <w:right w:val="nil"/>
            </w:tcBorders>
            <w:vAlign w:val="center"/>
          </w:tcPr>
          <w:p w14:paraId="2F9CCD89" w14:textId="0A7AB3E9"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709" w:type="dxa"/>
            <w:tcBorders>
              <w:left w:val="nil"/>
              <w:bottom w:val="nil"/>
              <w:right w:val="nil"/>
            </w:tcBorders>
            <w:vAlign w:val="center"/>
          </w:tcPr>
          <w:p w14:paraId="2D85D91D" w14:textId="77777777" w:rsidR="008C2451" w:rsidRDefault="008C2451" w:rsidP="008C2451">
            <w:pPr>
              <w:widowControl/>
              <w:spacing w:line="300" w:lineRule="auto"/>
              <w:jc w:val="center"/>
              <w:rPr>
                <w:rFonts w:ascii="Times New Roman" w:eastAsia="宋体" w:hAnsi="Times New Roman" w:cs="宋体"/>
                <w:kern w:val="0"/>
                <w:sz w:val="24"/>
                <w:szCs w:val="24"/>
              </w:rPr>
            </w:pPr>
          </w:p>
        </w:tc>
        <w:tc>
          <w:tcPr>
            <w:tcW w:w="709" w:type="dxa"/>
            <w:tcBorders>
              <w:left w:val="nil"/>
              <w:bottom w:val="nil"/>
              <w:right w:val="nil"/>
            </w:tcBorders>
            <w:vAlign w:val="center"/>
          </w:tcPr>
          <w:p w14:paraId="02E6E6EF" w14:textId="77777777" w:rsidR="008C2451" w:rsidRDefault="008C2451" w:rsidP="008C2451">
            <w:pPr>
              <w:widowControl/>
              <w:spacing w:line="300" w:lineRule="auto"/>
              <w:jc w:val="center"/>
              <w:rPr>
                <w:rFonts w:ascii="Times New Roman" w:eastAsia="宋体" w:hAnsi="Times New Roman" w:cs="宋体"/>
                <w:kern w:val="0"/>
                <w:sz w:val="24"/>
                <w:szCs w:val="24"/>
              </w:rPr>
            </w:pPr>
          </w:p>
        </w:tc>
        <w:tc>
          <w:tcPr>
            <w:tcW w:w="992" w:type="dxa"/>
            <w:tcBorders>
              <w:left w:val="nil"/>
              <w:bottom w:val="nil"/>
              <w:right w:val="nil"/>
            </w:tcBorders>
            <w:vAlign w:val="center"/>
          </w:tcPr>
          <w:p w14:paraId="6F36178B" w14:textId="77777777" w:rsidR="008C2451" w:rsidRDefault="008C2451" w:rsidP="008C2451">
            <w:pPr>
              <w:widowControl/>
              <w:spacing w:line="300" w:lineRule="auto"/>
              <w:jc w:val="center"/>
              <w:rPr>
                <w:rFonts w:ascii="Times New Roman" w:eastAsia="宋体" w:hAnsi="Times New Roman" w:cs="宋体"/>
                <w:kern w:val="0"/>
                <w:sz w:val="24"/>
                <w:szCs w:val="24"/>
              </w:rPr>
            </w:pPr>
          </w:p>
        </w:tc>
        <w:tc>
          <w:tcPr>
            <w:tcW w:w="2126" w:type="dxa"/>
            <w:tcBorders>
              <w:left w:val="nil"/>
              <w:bottom w:val="nil"/>
              <w:right w:val="nil"/>
            </w:tcBorders>
            <w:vAlign w:val="center"/>
          </w:tcPr>
          <w:p w14:paraId="09321C99" w14:textId="515FFF01"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资源优化</w:t>
            </w:r>
          </w:p>
        </w:tc>
        <w:tc>
          <w:tcPr>
            <w:tcW w:w="709" w:type="dxa"/>
            <w:tcBorders>
              <w:left w:val="nil"/>
              <w:bottom w:val="nil"/>
              <w:right w:val="nil"/>
            </w:tcBorders>
            <w:vAlign w:val="center"/>
          </w:tcPr>
          <w:p w14:paraId="627FCFC1" w14:textId="37F234DB"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w:t>
            </w:r>
            <w:r>
              <w:rPr>
                <w:rFonts w:ascii="Times New Roman" w:eastAsia="宋体" w:hAnsi="Times New Roman" w:cs="宋体"/>
                <w:kern w:val="0"/>
                <w:sz w:val="24"/>
                <w:szCs w:val="24"/>
              </w:rPr>
              <w:t>6]</w:t>
            </w:r>
          </w:p>
        </w:tc>
        <w:tc>
          <w:tcPr>
            <w:tcW w:w="765" w:type="dxa"/>
            <w:tcBorders>
              <w:left w:val="nil"/>
              <w:bottom w:val="nil"/>
              <w:right w:val="nil"/>
            </w:tcBorders>
            <w:vAlign w:val="center"/>
          </w:tcPr>
          <w:p w14:paraId="5C520577" w14:textId="6E85688C"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2</w:t>
            </w:r>
            <w:r>
              <w:rPr>
                <w:rFonts w:ascii="Times New Roman" w:eastAsia="宋体" w:hAnsi="Times New Roman" w:cs="宋体"/>
                <w:kern w:val="0"/>
                <w:sz w:val="24"/>
                <w:szCs w:val="24"/>
              </w:rPr>
              <w:t>022</w:t>
            </w:r>
          </w:p>
        </w:tc>
      </w:tr>
      <w:tr w:rsidR="008C2451" w14:paraId="36DBA5A6" w14:textId="77777777" w:rsidTr="00A85923">
        <w:trPr>
          <w:jc w:val="center"/>
        </w:trPr>
        <w:tc>
          <w:tcPr>
            <w:tcW w:w="942" w:type="dxa"/>
            <w:vMerge/>
            <w:tcBorders>
              <w:left w:val="nil"/>
              <w:right w:val="nil"/>
            </w:tcBorders>
            <w:vAlign w:val="center"/>
          </w:tcPr>
          <w:p w14:paraId="48F83C31" w14:textId="77777777" w:rsidR="008C2451" w:rsidRDefault="008C2451" w:rsidP="008C2451">
            <w:pPr>
              <w:widowControl/>
              <w:spacing w:line="300" w:lineRule="auto"/>
              <w:jc w:val="center"/>
              <w:rPr>
                <w:rFonts w:ascii="Times New Roman" w:eastAsia="宋体" w:hAnsi="Times New Roman" w:cs="宋体"/>
                <w:kern w:val="0"/>
                <w:sz w:val="24"/>
                <w:szCs w:val="24"/>
              </w:rPr>
            </w:pPr>
          </w:p>
        </w:tc>
        <w:tc>
          <w:tcPr>
            <w:tcW w:w="696" w:type="dxa"/>
            <w:tcBorders>
              <w:top w:val="nil"/>
              <w:left w:val="nil"/>
              <w:bottom w:val="nil"/>
              <w:right w:val="nil"/>
            </w:tcBorders>
            <w:vAlign w:val="center"/>
          </w:tcPr>
          <w:p w14:paraId="762A0A3A" w14:textId="20549DEE"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880" w:type="dxa"/>
            <w:tcBorders>
              <w:top w:val="nil"/>
              <w:left w:val="nil"/>
              <w:bottom w:val="nil"/>
              <w:right w:val="nil"/>
            </w:tcBorders>
            <w:vAlign w:val="center"/>
          </w:tcPr>
          <w:p w14:paraId="45D73886" w14:textId="693B7459"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709" w:type="dxa"/>
            <w:tcBorders>
              <w:top w:val="nil"/>
              <w:left w:val="nil"/>
              <w:bottom w:val="nil"/>
              <w:right w:val="nil"/>
            </w:tcBorders>
            <w:vAlign w:val="center"/>
          </w:tcPr>
          <w:p w14:paraId="6CA0446B" w14:textId="77777777" w:rsidR="008C2451" w:rsidRDefault="008C2451" w:rsidP="008C2451">
            <w:pPr>
              <w:widowControl/>
              <w:spacing w:line="300" w:lineRule="auto"/>
              <w:jc w:val="center"/>
              <w:rPr>
                <w:rFonts w:ascii="Times New Roman" w:eastAsia="宋体" w:hAnsi="Times New Roman" w:cs="宋体"/>
                <w:kern w:val="0"/>
                <w:sz w:val="24"/>
                <w:szCs w:val="24"/>
              </w:rPr>
            </w:pPr>
          </w:p>
        </w:tc>
        <w:tc>
          <w:tcPr>
            <w:tcW w:w="709" w:type="dxa"/>
            <w:tcBorders>
              <w:top w:val="nil"/>
              <w:left w:val="nil"/>
              <w:bottom w:val="nil"/>
              <w:right w:val="nil"/>
            </w:tcBorders>
            <w:vAlign w:val="center"/>
          </w:tcPr>
          <w:p w14:paraId="5B6DB19C" w14:textId="28EB5FB6"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992" w:type="dxa"/>
            <w:tcBorders>
              <w:top w:val="nil"/>
              <w:left w:val="nil"/>
              <w:bottom w:val="nil"/>
              <w:right w:val="nil"/>
            </w:tcBorders>
            <w:vAlign w:val="center"/>
          </w:tcPr>
          <w:p w14:paraId="1A438783" w14:textId="77777777" w:rsidR="008C2451" w:rsidRDefault="008C2451" w:rsidP="008C2451">
            <w:pPr>
              <w:widowControl/>
              <w:spacing w:line="300" w:lineRule="auto"/>
              <w:jc w:val="center"/>
              <w:rPr>
                <w:rFonts w:ascii="Times New Roman" w:eastAsia="宋体" w:hAnsi="Times New Roman" w:cs="宋体"/>
                <w:kern w:val="0"/>
                <w:sz w:val="24"/>
                <w:szCs w:val="24"/>
              </w:rPr>
            </w:pPr>
          </w:p>
        </w:tc>
        <w:tc>
          <w:tcPr>
            <w:tcW w:w="2126" w:type="dxa"/>
            <w:tcBorders>
              <w:top w:val="nil"/>
              <w:left w:val="nil"/>
              <w:bottom w:val="nil"/>
              <w:right w:val="nil"/>
            </w:tcBorders>
            <w:vAlign w:val="center"/>
          </w:tcPr>
          <w:p w14:paraId="2BB27E43" w14:textId="51B5480E"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系统最优效率</w:t>
            </w:r>
          </w:p>
        </w:tc>
        <w:tc>
          <w:tcPr>
            <w:tcW w:w="709" w:type="dxa"/>
            <w:tcBorders>
              <w:top w:val="nil"/>
              <w:left w:val="nil"/>
              <w:bottom w:val="nil"/>
              <w:right w:val="nil"/>
            </w:tcBorders>
            <w:vAlign w:val="center"/>
          </w:tcPr>
          <w:p w14:paraId="79A2A9BA" w14:textId="77A724B3"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w:t>
            </w:r>
            <w:r>
              <w:rPr>
                <w:rFonts w:ascii="Times New Roman" w:eastAsia="宋体" w:hAnsi="Times New Roman" w:cs="宋体"/>
                <w:kern w:val="0"/>
                <w:sz w:val="24"/>
                <w:szCs w:val="24"/>
              </w:rPr>
              <w:t>7]</w:t>
            </w:r>
          </w:p>
        </w:tc>
        <w:tc>
          <w:tcPr>
            <w:tcW w:w="765" w:type="dxa"/>
            <w:tcBorders>
              <w:top w:val="nil"/>
              <w:left w:val="nil"/>
              <w:bottom w:val="nil"/>
              <w:right w:val="nil"/>
            </w:tcBorders>
            <w:vAlign w:val="center"/>
          </w:tcPr>
          <w:p w14:paraId="70563928" w14:textId="03904C72"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2</w:t>
            </w:r>
            <w:r>
              <w:rPr>
                <w:rFonts w:ascii="Times New Roman" w:eastAsia="宋体" w:hAnsi="Times New Roman" w:cs="宋体"/>
                <w:kern w:val="0"/>
                <w:sz w:val="24"/>
                <w:szCs w:val="24"/>
              </w:rPr>
              <w:t>022</w:t>
            </w:r>
          </w:p>
        </w:tc>
      </w:tr>
      <w:tr w:rsidR="008C2451" w14:paraId="51070C6B" w14:textId="77777777" w:rsidTr="00A85923">
        <w:trPr>
          <w:jc w:val="center"/>
        </w:trPr>
        <w:tc>
          <w:tcPr>
            <w:tcW w:w="942" w:type="dxa"/>
            <w:vMerge/>
            <w:tcBorders>
              <w:left w:val="nil"/>
              <w:bottom w:val="nil"/>
              <w:right w:val="nil"/>
            </w:tcBorders>
            <w:vAlign w:val="center"/>
          </w:tcPr>
          <w:p w14:paraId="236E9D5C" w14:textId="77777777" w:rsidR="008C2451" w:rsidRDefault="008C2451" w:rsidP="008C2451">
            <w:pPr>
              <w:widowControl/>
              <w:spacing w:line="300" w:lineRule="auto"/>
              <w:jc w:val="center"/>
              <w:rPr>
                <w:rFonts w:ascii="Times New Roman" w:eastAsia="宋体" w:hAnsi="Times New Roman" w:cs="宋体"/>
                <w:kern w:val="0"/>
                <w:sz w:val="24"/>
                <w:szCs w:val="24"/>
              </w:rPr>
            </w:pPr>
          </w:p>
        </w:tc>
        <w:tc>
          <w:tcPr>
            <w:tcW w:w="696" w:type="dxa"/>
            <w:tcBorders>
              <w:top w:val="nil"/>
              <w:left w:val="nil"/>
              <w:bottom w:val="nil"/>
              <w:right w:val="nil"/>
            </w:tcBorders>
            <w:vAlign w:val="center"/>
          </w:tcPr>
          <w:p w14:paraId="659793E8" w14:textId="68C399BD"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880" w:type="dxa"/>
            <w:tcBorders>
              <w:top w:val="nil"/>
              <w:left w:val="nil"/>
              <w:bottom w:val="nil"/>
              <w:right w:val="nil"/>
            </w:tcBorders>
            <w:vAlign w:val="center"/>
          </w:tcPr>
          <w:p w14:paraId="0312220C" w14:textId="77777777" w:rsidR="008C2451" w:rsidRDefault="008C2451" w:rsidP="008C2451">
            <w:pPr>
              <w:widowControl/>
              <w:spacing w:line="300" w:lineRule="auto"/>
              <w:jc w:val="center"/>
              <w:rPr>
                <w:rFonts w:ascii="Times New Roman" w:eastAsia="宋体" w:hAnsi="Times New Roman" w:cs="宋体"/>
                <w:kern w:val="0"/>
                <w:sz w:val="24"/>
                <w:szCs w:val="24"/>
              </w:rPr>
            </w:pPr>
          </w:p>
        </w:tc>
        <w:tc>
          <w:tcPr>
            <w:tcW w:w="709" w:type="dxa"/>
            <w:tcBorders>
              <w:top w:val="nil"/>
              <w:left w:val="nil"/>
              <w:bottom w:val="nil"/>
              <w:right w:val="nil"/>
            </w:tcBorders>
            <w:vAlign w:val="center"/>
          </w:tcPr>
          <w:p w14:paraId="69B0D603" w14:textId="32EDD295"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709" w:type="dxa"/>
            <w:tcBorders>
              <w:top w:val="nil"/>
              <w:left w:val="nil"/>
              <w:bottom w:val="nil"/>
              <w:right w:val="nil"/>
            </w:tcBorders>
            <w:vAlign w:val="center"/>
          </w:tcPr>
          <w:p w14:paraId="400F1F03" w14:textId="77777777" w:rsidR="008C2451" w:rsidRDefault="008C2451" w:rsidP="008C2451">
            <w:pPr>
              <w:widowControl/>
              <w:spacing w:line="300" w:lineRule="auto"/>
              <w:jc w:val="center"/>
              <w:rPr>
                <w:rFonts w:ascii="Times New Roman" w:eastAsia="宋体" w:hAnsi="Times New Roman" w:cs="宋体"/>
                <w:kern w:val="0"/>
                <w:sz w:val="24"/>
                <w:szCs w:val="24"/>
              </w:rPr>
            </w:pPr>
          </w:p>
        </w:tc>
        <w:tc>
          <w:tcPr>
            <w:tcW w:w="992" w:type="dxa"/>
            <w:tcBorders>
              <w:top w:val="nil"/>
              <w:left w:val="nil"/>
              <w:bottom w:val="nil"/>
              <w:right w:val="nil"/>
            </w:tcBorders>
            <w:vAlign w:val="center"/>
          </w:tcPr>
          <w:p w14:paraId="1F25927B" w14:textId="77777777" w:rsidR="008C2451" w:rsidRDefault="008C2451" w:rsidP="008C2451">
            <w:pPr>
              <w:widowControl/>
              <w:spacing w:line="300" w:lineRule="auto"/>
              <w:jc w:val="center"/>
              <w:rPr>
                <w:rFonts w:ascii="Times New Roman" w:eastAsia="宋体" w:hAnsi="Times New Roman" w:cs="宋体"/>
                <w:kern w:val="0"/>
                <w:sz w:val="24"/>
                <w:szCs w:val="24"/>
              </w:rPr>
            </w:pPr>
          </w:p>
        </w:tc>
        <w:tc>
          <w:tcPr>
            <w:tcW w:w="2126" w:type="dxa"/>
            <w:tcBorders>
              <w:top w:val="nil"/>
              <w:left w:val="nil"/>
              <w:bottom w:val="nil"/>
              <w:right w:val="nil"/>
            </w:tcBorders>
            <w:vAlign w:val="center"/>
          </w:tcPr>
          <w:p w14:paraId="7F712ABB" w14:textId="30A4E198"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疾病识别</w:t>
            </w:r>
          </w:p>
        </w:tc>
        <w:tc>
          <w:tcPr>
            <w:tcW w:w="709" w:type="dxa"/>
            <w:tcBorders>
              <w:top w:val="nil"/>
              <w:left w:val="nil"/>
              <w:bottom w:val="nil"/>
              <w:right w:val="nil"/>
            </w:tcBorders>
            <w:vAlign w:val="center"/>
          </w:tcPr>
          <w:p w14:paraId="33815506" w14:textId="7F6840F7"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w:t>
            </w:r>
            <w:r>
              <w:rPr>
                <w:rFonts w:ascii="Times New Roman" w:eastAsia="宋体" w:hAnsi="Times New Roman" w:cs="宋体"/>
                <w:kern w:val="0"/>
                <w:sz w:val="24"/>
                <w:szCs w:val="24"/>
              </w:rPr>
              <w:t>8]</w:t>
            </w:r>
          </w:p>
        </w:tc>
        <w:tc>
          <w:tcPr>
            <w:tcW w:w="765" w:type="dxa"/>
            <w:tcBorders>
              <w:top w:val="nil"/>
              <w:left w:val="nil"/>
              <w:bottom w:val="nil"/>
              <w:right w:val="nil"/>
            </w:tcBorders>
            <w:vAlign w:val="center"/>
          </w:tcPr>
          <w:p w14:paraId="03A7A239" w14:textId="6927B47A"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2</w:t>
            </w:r>
            <w:r>
              <w:rPr>
                <w:rFonts w:ascii="Times New Roman" w:eastAsia="宋体" w:hAnsi="Times New Roman" w:cs="宋体"/>
                <w:kern w:val="0"/>
                <w:sz w:val="24"/>
                <w:szCs w:val="24"/>
              </w:rPr>
              <w:t>023</w:t>
            </w:r>
          </w:p>
        </w:tc>
      </w:tr>
      <w:tr w:rsidR="008C2451" w14:paraId="3EEB3D26" w14:textId="77777777" w:rsidTr="00A85923">
        <w:trPr>
          <w:jc w:val="center"/>
        </w:trPr>
        <w:tc>
          <w:tcPr>
            <w:tcW w:w="942" w:type="dxa"/>
            <w:vMerge w:val="restart"/>
            <w:tcBorders>
              <w:top w:val="nil"/>
              <w:left w:val="nil"/>
              <w:right w:val="nil"/>
            </w:tcBorders>
            <w:vAlign w:val="center"/>
          </w:tcPr>
          <w:p w14:paraId="51BB50BF" w14:textId="77777777"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数字</w:t>
            </w:r>
          </w:p>
          <w:p w14:paraId="1674490E" w14:textId="21ABAA91"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孪生</w:t>
            </w:r>
          </w:p>
        </w:tc>
        <w:tc>
          <w:tcPr>
            <w:tcW w:w="696" w:type="dxa"/>
            <w:tcBorders>
              <w:top w:val="nil"/>
              <w:left w:val="nil"/>
              <w:bottom w:val="nil"/>
              <w:right w:val="nil"/>
            </w:tcBorders>
            <w:vAlign w:val="center"/>
          </w:tcPr>
          <w:p w14:paraId="06234BF2" w14:textId="68B47FAF"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880" w:type="dxa"/>
            <w:tcBorders>
              <w:top w:val="nil"/>
              <w:left w:val="nil"/>
              <w:bottom w:val="nil"/>
              <w:right w:val="nil"/>
            </w:tcBorders>
            <w:vAlign w:val="center"/>
          </w:tcPr>
          <w:p w14:paraId="13253CB0" w14:textId="0ABB9DB2"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709" w:type="dxa"/>
            <w:tcBorders>
              <w:top w:val="nil"/>
              <w:left w:val="nil"/>
              <w:bottom w:val="nil"/>
              <w:right w:val="nil"/>
            </w:tcBorders>
            <w:vAlign w:val="center"/>
          </w:tcPr>
          <w:p w14:paraId="1695E124" w14:textId="77777777" w:rsidR="008C2451" w:rsidRDefault="008C2451" w:rsidP="008C2451">
            <w:pPr>
              <w:widowControl/>
              <w:spacing w:line="300" w:lineRule="auto"/>
              <w:jc w:val="center"/>
              <w:rPr>
                <w:rFonts w:ascii="Times New Roman" w:eastAsia="宋体" w:hAnsi="Times New Roman" w:cs="宋体"/>
                <w:kern w:val="0"/>
                <w:sz w:val="24"/>
                <w:szCs w:val="24"/>
              </w:rPr>
            </w:pPr>
          </w:p>
        </w:tc>
        <w:tc>
          <w:tcPr>
            <w:tcW w:w="709" w:type="dxa"/>
            <w:tcBorders>
              <w:top w:val="nil"/>
              <w:left w:val="nil"/>
              <w:bottom w:val="nil"/>
              <w:right w:val="nil"/>
            </w:tcBorders>
            <w:vAlign w:val="center"/>
          </w:tcPr>
          <w:p w14:paraId="0EEAD435" w14:textId="33438DBA"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992" w:type="dxa"/>
            <w:tcBorders>
              <w:top w:val="nil"/>
              <w:left w:val="nil"/>
              <w:bottom w:val="nil"/>
              <w:right w:val="nil"/>
            </w:tcBorders>
            <w:vAlign w:val="center"/>
          </w:tcPr>
          <w:p w14:paraId="61DBBC95" w14:textId="77777777" w:rsidR="008C2451" w:rsidRDefault="008C2451" w:rsidP="008C2451">
            <w:pPr>
              <w:widowControl/>
              <w:spacing w:line="300" w:lineRule="auto"/>
              <w:jc w:val="center"/>
              <w:rPr>
                <w:rFonts w:ascii="Times New Roman" w:eastAsia="宋体" w:hAnsi="Times New Roman" w:cs="宋体"/>
                <w:kern w:val="0"/>
                <w:sz w:val="24"/>
                <w:szCs w:val="24"/>
              </w:rPr>
            </w:pPr>
          </w:p>
        </w:tc>
        <w:tc>
          <w:tcPr>
            <w:tcW w:w="2126" w:type="dxa"/>
            <w:tcBorders>
              <w:top w:val="nil"/>
              <w:left w:val="nil"/>
              <w:bottom w:val="nil"/>
              <w:right w:val="nil"/>
            </w:tcBorders>
            <w:vAlign w:val="center"/>
          </w:tcPr>
          <w:p w14:paraId="45DE9D56" w14:textId="0239E619"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生产力预测</w:t>
            </w:r>
          </w:p>
        </w:tc>
        <w:tc>
          <w:tcPr>
            <w:tcW w:w="709" w:type="dxa"/>
            <w:tcBorders>
              <w:top w:val="nil"/>
              <w:left w:val="nil"/>
              <w:bottom w:val="nil"/>
              <w:right w:val="nil"/>
            </w:tcBorders>
            <w:vAlign w:val="center"/>
          </w:tcPr>
          <w:p w14:paraId="0846B3BA" w14:textId="0BF680E6"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w:t>
            </w:r>
            <w:r>
              <w:rPr>
                <w:rFonts w:ascii="Times New Roman" w:eastAsia="宋体" w:hAnsi="Times New Roman" w:cs="宋体"/>
                <w:kern w:val="0"/>
                <w:sz w:val="24"/>
                <w:szCs w:val="24"/>
              </w:rPr>
              <w:t>9]</w:t>
            </w:r>
          </w:p>
        </w:tc>
        <w:tc>
          <w:tcPr>
            <w:tcW w:w="765" w:type="dxa"/>
            <w:tcBorders>
              <w:top w:val="nil"/>
              <w:left w:val="nil"/>
              <w:bottom w:val="nil"/>
              <w:right w:val="nil"/>
            </w:tcBorders>
            <w:vAlign w:val="center"/>
          </w:tcPr>
          <w:p w14:paraId="1B69A4FD" w14:textId="6C6A3F2E" w:rsidR="008C2451" w:rsidRDefault="00817B3C"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2</w:t>
            </w:r>
            <w:r>
              <w:rPr>
                <w:rFonts w:ascii="Times New Roman" w:eastAsia="宋体" w:hAnsi="Times New Roman" w:cs="宋体"/>
                <w:kern w:val="0"/>
                <w:sz w:val="24"/>
                <w:szCs w:val="24"/>
              </w:rPr>
              <w:t>022</w:t>
            </w:r>
          </w:p>
        </w:tc>
      </w:tr>
      <w:tr w:rsidR="008C2451" w14:paraId="022025B5" w14:textId="77777777" w:rsidTr="00A85923">
        <w:trPr>
          <w:jc w:val="center"/>
        </w:trPr>
        <w:tc>
          <w:tcPr>
            <w:tcW w:w="942" w:type="dxa"/>
            <w:vMerge/>
            <w:tcBorders>
              <w:left w:val="nil"/>
              <w:right w:val="nil"/>
            </w:tcBorders>
            <w:vAlign w:val="center"/>
          </w:tcPr>
          <w:p w14:paraId="6195C055" w14:textId="77777777" w:rsidR="008C2451" w:rsidRDefault="008C2451" w:rsidP="008C2451">
            <w:pPr>
              <w:widowControl/>
              <w:spacing w:line="300" w:lineRule="auto"/>
              <w:jc w:val="center"/>
              <w:rPr>
                <w:rFonts w:ascii="Times New Roman" w:eastAsia="宋体" w:hAnsi="Times New Roman" w:cs="宋体"/>
                <w:kern w:val="0"/>
                <w:sz w:val="24"/>
                <w:szCs w:val="24"/>
              </w:rPr>
            </w:pPr>
          </w:p>
        </w:tc>
        <w:tc>
          <w:tcPr>
            <w:tcW w:w="696" w:type="dxa"/>
            <w:tcBorders>
              <w:top w:val="nil"/>
              <w:left w:val="nil"/>
              <w:bottom w:val="nil"/>
              <w:right w:val="nil"/>
            </w:tcBorders>
            <w:vAlign w:val="center"/>
          </w:tcPr>
          <w:p w14:paraId="49005B70" w14:textId="231CE47D" w:rsidR="008C2451" w:rsidRDefault="008477B7"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880" w:type="dxa"/>
            <w:tcBorders>
              <w:top w:val="nil"/>
              <w:left w:val="nil"/>
              <w:bottom w:val="nil"/>
              <w:right w:val="nil"/>
            </w:tcBorders>
            <w:vAlign w:val="center"/>
          </w:tcPr>
          <w:p w14:paraId="2DC0BA5F" w14:textId="26765A0A" w:rsidR="008C2451" w:rsidRDefault="008477B7"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709" w:type="dxa"/>
            <w:tcBorders>
              <w:top w:val="nil"/>
              <w:left w:val="nil"/>
              <w:bottom w:val="nil"/>
              <w:right w:val="nil"/>
            </w:tcBorders>
            <w:vAlign w:val="center"/>
          </w:tcPr>
          <w:p w14:paraId="55BA8A74" w14:textId="2569082D" w:rsidR="008C2451" w:rsidRDefault="008477B7"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709" w:type="dxa"/>
            <w:tcBorders>
              <w:top w:val="nil"/>
              <w:left w:val="nil"/>
              <w:bottom w:val="nil"/>
              <w:right w:val="nil"/>
            </w:tcBorders>
            <w:vAlign w:val="center"/>
          </w:tcPr>
          <w:p w14:paraId="705E69F7" w14:textId="496B7852" w:rsidR="008C2451" w:rsidRDefault="008477B7"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992" w:type="dxa"/>
            <w:tcBorders>
              <w:top w:val="nil"/>
              <w:left w:val="nil"/>
              <w:bottom w:val="nil"/>
              <w:right w:val="nil"/>
            </w:tcBorders>
            <w:vAlign w:val="center"/>
          </w:tcPr>
          <w:p w14:paraId="71142329" w14:textId="77777777" w:rsidR="008C2451" w:rsidRDefault="008C2451" w:rsidP="008C2451">
            <w:pPr>
              <w:widowControl/>
              <w:spacing w:line="300" w:lineRule="auto"/>
              <w:jc w:val="center"/>
              <w:rPr>
                <w:rFonts w:ascii="Times New Roman" w:eastAsia="宋体" w:hAnsi="Times New Roman" w:cs="宋体"/>
                <w:kern w:val="0"/>
                <w:sz w:val="24"/>
                <w:szCs w:val="24"/>
              </w:rPr>
            </w:pPr>
          </w:p>
        </w:tc>
        <w:tc>
          <w:tcPr>
            <w:tcW w:w="2126" w:type="dxa"/>
            <w:tcBorders>
              <w:top w:val="nil"/>
              <w:left w:val="nil"/>
              <w:bottom w:val="nil"/>
              <w:right w:val="nil"/>
            </w:tcBorders>
            <w:vAlign w:val="center"/>
          </w:tcPr>
          <w:p w14:paraId="2C95D49B" w14:textId="72599E1D" w:rsidR="008C2451" w:rsidRDefault="008477B7"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模拟和评估</w:t>
            </w:r>
          </w:p>
        </w:tc>
        <w:tc>
          <w:tcPr>
            <w:tcW w:w="709" w:type="dxa"/>
            <w:tcBorders>
              <w:top w:val="nil"/>
              <w:left w:val="nil"/>
              <w:bottom w:val="nil"/>
              <w:right w:val="nil"/>
            </w:tcBorders>
            <w:vAlign w:val="center"/>
          </w:tcPr>
          <w:p w14:paraId="0B0A09C4" w14:textId="7CF93F28" w:rsidR="008C2451" w:rsidRDefault="005E16A3"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w:t>
            </w:r>
            <w:r>
              <w:rPr>
                <w:rFonts w:ascii="Times New Roman" w:eastAsia="宋体" w:hAnsi="Times New Roman" w:cs="宋体"/>
                <w:kern w:val="0"/>
                <w:sz w:val="24"/>
                <w:szCs w:val="24"/>
              </w:rPr>
              <w:t>10]</w:t>
            </w:r>
          </w:p>
        </w:tc>
        <w:tc>
          <w:tcPr>
            <w:tcW w:w="765" w:type="dxa"/>
            <w:tcBorders>
              <w:top w:val="nil"/>
              <w:left w:val="nil"/>
              <w:bottom w:val="nil"/>
              <w:right w:val="nil"/>
            </w:tcBorders>
            <w:vAlign w:val="center"/>
          </w:tcPr>
          <w:p w14:paraId="1B25544F" w14:textId="0CE6BCB8" w:rsidR="008C2451" w:rsidRDefault="008477B7"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2</w:t>
            </w:r>
            <w:r>
              <w:rPr>
                <w:rFonts w:ascii="Times New Roman" w:eastAsia="宋体" w:hAnsi="Times New Roman" w:cs="宋体"/>
                <w:kern w:val="0"/>
                <w:sz w:val="24"/>
                <w:szCs w:val="24"/>
              </w:rPr>
              <w:t>021</w:t>
            </w:r>
          </w:p>
        </w:tc>
      </w:tr>
      <w:tr w:rsidR="008C2451" w14:paraId="61AA852F" w14:textId="77777777" w:rsidTr="00A85923">
        <w:trPr>
          <w:jc w:val="center"/>
        </w:trPr>
        <w:tc>
          <w:tcPr>
            <w:tcW w:w="942" w:type="dxa"/>
            <w:vMerge/>
            <w:tcBorders>
              <w:left w:val="nil"/>
              <w:bottom w:val="nil"/>
              <w:right w:val="nil"/>
            </w:tcBorders>
            <w:vAlign w:val="center"/>
          </w:tcPr>
          <w:p w14:paraId="26533D6A" w14:textId="77777777" w:rsidR="008C2451" w:rsidRDefault="008C2451" w:rsidP="008C2451">
            <w:pPr>
              <w:widowControl/>
              <w:spacing w:line="300" w:lineRule="auto"/>
              <w:jc w:val="center"/>
              <w:rPr>
                <w:rFonts w:ascii="Times New Roman" w:eastAsia="宋体" w:hAnsi="Times New Roman" w:cs="宋体"/>
                <w:kern w:val="0"/>
                <w:sz w:val="24"/>
                <w:szCs w:val="24"/>
              </w:rPr>
            </w:pPr>
          </w:p>
        </w:tc>
        <w:tc>
          <w:tcPr>
            <w:tcW w:w="696" w:type="dxa"/>
            <w:tcBorders>
              <w:top w:val="nil"/>
              <w:left w:val="nil"/>
              <w:bottom w:val="nil"/>
              <w:right w:val="nil"/>
            </w:tcBorders>
            <w:vAlign w:val="center"/>
          </w:tcPr>
          <w:p w14:paraId="6267C8E0" w14:textId="1275F672" w:rsidR="008C2451" w:rsidRDefault="008477B7"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880" w:type="dxa"/>
            <w:tcBorders>
              <w:top w:val="nil"/>
              <w:left w:val="nil"/>
              <w:bottom w:val="nil"/>
              <w:right w:val="nil"/>
            </w:tcBorders>
            <w:vAlign w:val="center"/>
          </w:tcPr>
          <w:p w14:paraId="42922127" w14:textId="527C1FEC" w:rsidR="008C2451" w:rsidRDefault="008477B7"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709" w:type="dxa"/>
            <w:tcBorders>
              <w:top w:val="nil"/>
              <w:left w:val="nil"/>
              <w:bottom w:val="nil"/>
              <w:right w:val="nil"/>
            </w:tcBorders>
            <w:vAlign w:val="center"/>
          </w:tcPr>
          <w:p w14:paraId="7B0E9E98" w14:textId="7EE17686" w:rsidR="008C2451" w:rsidRDefault="008477B7"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709" w:type="dxa"/>
            <w:tcBorders>
              <w:top w:val="nil"/>
              <w:left w:val="nil"/>
              <w:bottom w:val="nil"/>
              <w:right w:val="nil"/>
            </w:tcBorders>
            <w:vAlign w:val="center"/>
          </w:tcPr>
          <w:p w14:paraId="7AE72DB8" w14:textId="2A8CF20F" w:rsidR="008C2451" w:rsidRDefault="008477B7"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992" w:type="dxa"/>
            <w:tcBorders>
              <w:top w:val="nil"/>
              <w:left w:val="nil"/>
              <w:bottom w:val="nil"/>
              <w:right w:val="nil"/>
            </w:tcBorders>
            <w:vAlign w:val="center"/>
          </w:tcPr>
          <w:p w14:paraId="11D1D978" w14:textId="77777777" w:rsidR="008C2451" w:rsidRDefault="008C2451" w:rsidP="008C2451">
            <w:pPr>
              <w:widowControl/>
              <w:spacing w:line="300" w:lineRule="auto"/>
              <w:jc w:val="center"/>
              <w:rPr>
                <w:rFonts w:ascii="Times New Roman" w:eastAsia="宋体" w:hAnsi="Times New Roman" w:cs="宋体"/>
                <w:kern w:val="0"/>
                <w:sz w:val="24"/>
                <w:szCs w:val="24"/>
              </w:rPr>
            </w:pPr>
          </w:p>
        </w:tc>
        <w:tc>
          <w:tcPr>
            <w:tcW w:w="2126" w:type="dxa"/>
            <w:tcBorders>
              <w:top w:val="nil"/>
              <w:left w:val="nil"/>
              <w:bottom w:val="nil"/>
              <w:right w:val="nil"/>
            </w:tcBorders>
            <w:vAlign w:val="center"/>
          </w:tcPr>
          <w:p w14:paraId="3A907A2E" w14:textId="10E7ECB1" w:rsidR="008C2451" w:rsidRDefault="008477B7" w:rsidP="008C2451">
            <w:pPr>
              <w:widowControl/>
              <w:spacing w:line="300" w:lineRule="auto"/>
              <w:jc w:val="center"/>
              <w:rPr>
                <w:rFonts w:ascii="Times New Roman" w:eastAsia="宋体" w:hAnsi="Times New Roman" w:cs="宋体" w:hint="eastAsia"/>
                <w:kern w:val="0"/>
                <w:sz w:val="24"/>
                <w:szCs w:val="24"/>
              </w:rPr>
            </w:pPr>
            <w:proofErr w:type="gramStart"/>
            <w:r>
              <w:rPr>
                <w:rFonts w:ascii="Times New Roman" w:eastAsia="宋体" w:hAnsi="Times New Roman" w:cs="宋体" w:hint="eastAsia"/>
                <w:kern w:val="0"/>
                <w:sz w:val="24"/>
                <w:szCs w:val="24"/>
              </w:rPr>
              <w:t>雾计算</w:t>
            </w:r>
            <w:proofErr w:type="gramEnd"/>
            <w:r>
              <w:rPr>
                <w:rFonts w:ascii="Times New Roman" w:eastAsia="宋体" w:hAnsi="Times New Roman" w:cs="宋体" w:hint="eastAsia"/>
                <w:kern w:val="0"/>
                <w:sz w:val="24"/>
                <w:szCs w:val="24"/>
              </w:rPr>
              <w:t>本地部署</w:t>
            </w:r>
          </w:p>
        </w:tc>
        <w:tc>
          <w:tcPr>
            <w:tcW w:w="709" w:type="dxa"/>
            <w:tcBorders>
              <w:top w:val="nil"/>
              <w:left w:val="nil"/>
              <w:bottom w:val="nil"/>
              <w:right w:val="nil"/>
            </w:tcBorders>
            <w:vAlign w:val="center"/>
          </w:tcPr>
          <w:p w14:paraId="53AC0948" w14:textId="3BC638A5" w:rsidR="008C2451" w:rsidRDefault="005E16A3"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w:t>
            </w:r>
            <w:r>
              <w:rPr>
                <w:rFonts w:ascii="Times New Roman" w:eastAsia="宋体" w:hAnsi="Times New Roman" w:cs="宋体"/>
                <w:kern w:val="0"/>
                <w:sz w:val="24"/>
                <w:szCs w:val="24"/>
              </w:rPr>
              <w:t>11]</w:t>
            </w:r>
          </w:p>
        </w:tc>
        <w:tc>
          <w:tcPr>
            <w:tcW w:w="765" w:type="dxa"/>
            <w:tcBorders>
              <w:top w:val="nil"/>
              <w:left w:val="nil"/>
              <w:bottom w:val="nil"/>
              <w:right w:val="nil"/>
            </w:tcBorders>
            <w:vAlign w:val="center"/>
          </w:tcPr>
          <w:p w14:paraId="09ECEF71" w14:textId="477C05E3" w:rsidR="008C2451" w:rsidRDefault="008477B7"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2</w:t>
            </w:r>
            <w:r>
              <w:rPr>
                <w:rFonts w:ascii="Times New Roman" w:eastAsia="宋体" w:hAnsi="Times New Roman" w:cs="宋体"/>
                <w:kern w:val="0"/>
                <w:sz w:val="24"/>
                <w:szCs w:val="24"/>
              </w:rPr>
              <w:t>023</w:t>
            </w:r>
          </w:p>
        </w:tc>
      </w:tr>
      <w:tr w:rsidR="008C2451" w14:paraId="09D125DD" w14:textId="77777777" w:rsidTr="00A85923">
        <w:trPr>
          <w:jc w:val="center"/>
        </w:trPr>
        <w:tc>
          <w:tcPr>
            <w:tcW w:w="942" w:type="dxa"/>
            <w:vMerge w:val="restart"/>
            <w:tcBorders>
              <w:top w:val="nil"/>
              <w:left w:val="nil"/>
              <w:right w:val="nil"/>
            </w:tcBorders>
            <w:vAlign w:val="center"/>
          </w:tcPr>
          <w:p w14:paraId="65C452AF" w14:textId="3FD30603" w:rsidR="008C2451" w:rsidRDefault="008C2451"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lastRenderedPageBreak/>
              <w:t>元宇宙</w:t>
            </w:r>
          </w:p>
        </w:tc>
        <w:tc>
          <w:tcPr>
            <w:tcW w:w="696" w:type="dxa"/>
            <w:tcBorders>
              <w:top w:val="nil"/>
              <w:left w:val="nil"/>
              <w:bottom w:val="nil"/>
              <w:right w:val="nil"/>
            </w:tcBorders>
            <w:vAlign w:val="center"/>
          </w:tcPr>
          <w:p w14:paraId="37A4F205" w14:textId="7D96924D" w:rsidR="008C2451" w:rsidRDefault="005E16A3"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880" w:type="dxa"/>
            <w:tcBorders>
              <w:top w:val="nil"/>
              <w:left w:val="nil"/>
              <w:bottom w:val="nil"/>
              <w:right w:val="nil"/>
            </w:tcBorders>
            <w:vAlign w:val="center"/>
          </w:tcPr>
          <w:p w14:paraId="4DE5799D" w14:textId="4900E52A" w:rsidR="008C2451" w:rsidRDefault="005E16A3"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709" w:type="dxa"/>
            <w:tcBorders>
              <w:top w:val="nil"/>
              <w:left w:val="nil"/>
              <w:bottom w:val="nil"/>
              <w:right w:val="nil"/>
            </w:tcBorders>
            <w:vAlign w:val="center"/>
          </w:tcPr>
          <w:p w14:paraId="77776708" w14:textId="779D3ABD" w:rsidR="008C2451" w:rsidRDefault="008477B7"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709" w:type="dxa"/>
            <w:tcBorders>
              <w:top w:val="nil"/>
              <w:left w:val="nil"/>
              <w:bottom w:val="nil"/>
              <w:right w:val="nil"/>
            </w:tcBorders>
            <w:vAlign w:val="center"/>
          </w:tcPr>
          <w:p w14:paraId="3AB8866F" w14:textId="7BFABC30" w:rsidR="008C2451" w:rsidRDefault="008477B7"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992" w:type="dxa"/>
            <w:tcBorders>
              <w:top w:val="nil"/>
              <w:left w:val="nil"/>
              <w:bottom w:val="nil"/>
              <w:right w:val="nil"/>
            </w:tcBorders>
            <w:vAlign w:val="center"/>
          </w:tcPr>
          <w:p w14:paraId="540A12C9" w14:textId="547DD041" w:rsidR="008C2451" w:rsidRDefault="005E16A3"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2126" w:type="dxa"/>
            <w:tcBorders>
              <w:top w:val="nil"/>
              <w:left w:val="nil"/>
              <w:bottom w:val="nil"/>
              <w:right w:val="nil"/>
            </w:tcBorders>
            <w:vAlign w:val="center"/>
          </w:tcPr>
          <w:p w14:paraId="217F8748" w14:textId="09D225CA" w:rsidR="008C2451" w:rsidRDefault="007A14F3" w:rsidP="008C2451">
            <w:pPr>
              <w:widowControl/>
              <w:spacing w:line="300" w:lineRule="auto"/>
              <w:jc w:val="center"/>
              <w:rPr>
                <w:rFonts w:ascii="Times New Roman" w:eastAsia="宋体" w:hAnsi="Times New Roman" w:cs="宋体" w:hint="eastAsia"/>
                <w:kern w:val="0"/>
                <w:sz w:val="24"/>
                <w:szCs w:val="24"/>
              </w:rPr>
            </w:pPr>
            <w:r>
              <w:rPr>
                <w:rFonts w:ascii="Times New Roman" w:eastAsia="宋体" w:hAnsi="Times New Roman" w:cs="宋体" w:hint="eastAsia"/>
                <w:kern w:val="0"/>
                <w:sz w:val="24"/>
                <w:szCs w:val="24"/>
              </w:rPr>
              <w:t>药用植物</w:t>
            </w:r>
          </w:p>
        </w:tc>
        <w:tc>
          <w:tcPr>
            <w:tcW w:w="709" w:type="dxa"/>
            <w:tcBorders>
              <w:top w:val="nil"/>
              <w:left w:val="nil"/>
              <w:bottom w:val="nil"/>
              <w:right w:val="nil"/>
            </w:tcBorders>
            <w:vAlign w:val="center"/>
          </w:tcPr>
          <w:p w14:paraId="34759BF7" w14:textId="15B77133" w:rsidR="008C2451" w:rsidRDefault="005E16A3"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w:t>
            </w:r>
            <w:r>
              <w:rPr>
                <w:rFonts w:ascii="Times New Roman" w:eastAsia="宋体" w:hAnsi="Times New Roman" w:cs="宋体"/>
                <w:kern w:val="0"/>
                <w:sz w:val="24"/>
                <w:szCs w:val="24"/>
              </w:rPr>
              <w:t>12]</w:t>
            </w:r>
          </w:p>
        </w:tc>
        <w:tc>
          <w:tcPr>
            <w:tcW w:w="765" w:type="dxa"/>
            <w:tcBorders>
              <w:top w:val="nil"/>
              <w:left w:val="nil"/>
              <w:bottom w:val="nil"/>
              <w:right w:val="nil"/>
            </w:tcBorders>
            <w:vAlign w:val="center"/>
          </w:tcPr>
          <w:p w14:paraId="1EED1F29" w14:textId="14076C0B" w:rsidR="008C2451" w:rsidRDefault="007A14F3"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2</w:t>
            </w:r>
            <w:r>
              <w:rPr>
                <w:rFonts w:ascii="Times New Roman" w:eastAsia="宋体" w:hAnsi="Times New Roman" w:cs="宋体"/>
                <w:kern w:val="0"/>
                <w:sz w:val="24"/>
                <w:szCs w:val="24"/>
              </w:rPr>
              <w:t>022</w:t>
            </w:r>
          </w:p>
        </w:tc>
      </w:tr>
      <w:tr w:rsidR="008C2451" w14:paraId="3EFD5B59" w14:textId="77777777" w:rsidTr="00A85923">
        <w:trPr>
          <w:jc w:val="center"/>
        </w:trPr>
        <w:tc>
          <w:tcPr>
            <w:tcW w:w="942" w:type="dxa"/>
            <w:vMerge/>
            <w:tcBorders>
              <w:left w:val="nil"/>
              <w:right w:val="nil"/>
            </w:tcBorders>
            <w:vAlign w:val="center"/>
          </w:tcPr>
          <w:p w14:paraId="37A64B14" w14:textId="77777777" w:rsidR="008C2451" w:rsidRDefault="008C2451" w:rsidP="008C2451">
            <w:pPr>
              <w:widowControl/>
              <w:spacing w:line="300" w:lineRule="auto"/>
              <w:jc w:val="center"/>
              <w:rPr>
                <w:rFonts w:ascii="Times New Roman" w:eastAsia="宋体" w:hAnsi="Times New Roman" w:cs="宋体"/>
                <w:kern w:val="0"/>
                <w:sz w:val="24"/>
                <w:szCs w:val="24"/>
              </w:rPr>
            </w:pPr>
          </w:p>
        </w:tc>
        <w:tc>
          <w:tcPr>
            <w:tcW w:w="696" w:type="dxa"/>
            <w:tcBorders>
              <w:top w:val="nil"/>
              <w:left w:val="nil"/>
              <w:right w:val="nil"/>
            </w:tcBorders>
            <w:vAlign w:val="center"/>
          </w:tcPr>
          <w:p w14:paraId="019B1629" w14:textId="14778A4A" w:rsidR="008C2451" w:rsidRDefault="005E16A3"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880" w:type="dxa"/>
            <w:tcBorders>
              <w:top w:val="nil"/>
              <w:left w:val="nil"/>
              <w:right w:val="nil"/>
            </w:tcBorders>
            <w:vAlign w:val="center"/>
          </w:tcPr>
          <w:p w14:paraId="35ADD8D8" w14:textId="42646382" w:rsidR="008C2451" w:rsidRDefault="005E16A3"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709" w:type="dxa"/>
            <w:tcBorders>
              <w:top w:val="nil"/>
              <w:left w:val="nil"/>
              <w:right w:val="nil"/>
            </w:tcBorders>
            <w:vAlign w:val="center"/>
          </w:tcPr>
          <w:p w14:paraId="6964A7EA" w14:textId="2995EC76" w:rsidR="008C2451" w:rsidRDefault="008477B7"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709" w:type="dxa"/>
            <w:tcBorders>
              <w:top w:val="nil"/>
              <w:left w:val="nil"/>
              <w:right w:val="nil"/>
            </w:tcBorders>
            <w:vAlign w:val="center"/>
          </w:tcPr>
          <w:p w14:paraId="558AB252" w14:textId="5D127EC3" w:rsidR="008C2451" w:rsidRDefault="008477B7"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992" w:type="dxa"/>
            <w:tcBorders>
              <w:top w:val="nil"/>
              <w:left w:val="nil"/>
              <w:right w:val="nil"/>
            </w:tcBorders>
            <w:vAlign w:val="center"/>
          </w:tcPr>
          <w:p w14:paraId="44E7C65C" w14:textId="788ABD8C" w:rsidR="008C2451" w:rsidRDefault="005E16A3"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Y</w:t>
            </w:r>
          </w:p>
        </w:tc>
        <w:tc>
          <w:tcPr>
            <w:tcW w:w="2126" w:type="dxa"/>
            <w:tcBorders>
              <w:top w:val="nil"/>
              <w:left w:val="nil"/>
              <w:right w:val="nil"/>
            </w:tcBorders>
            <w:vAlign w:val="center"/>
          </w:tcPr>
          <w:p w14:paraId="0AB197B5" w14:textId="32AF3DD6" w:rsidR="008C2451" w:rsidRDefault="007A14F3" w:rsidP="008C2451">
            <w:pPr>
              <w:widowControl/>
              <w:spacing w:line="300" w:lineRule="auto"/>
              <w:jc w:val="center"/>
              <w:rPr>
                <w:rFonts w:ascii="Times New Roman" w:eastAsia="宋体" w:hAnsi="Times New Roman" w:cs="宋体"/>
                <w:kern w:val="0"/>
                <w:sz w:val="24"/>
                <w:szCs w:val="24"/>
              </w:rPr>
            </w:pPr>
            <w:proofErr w:type="spellStart"/>
            <w:r w:rsidRPr="00C60235">
              <w:rPr>
                <w:rFonts w:hint="eastAsia"/>
              </w:rPr>
              <w:t>AgriVerse</w:t>
            </w:r>
            <w:proofErr w:type="spellEnd"/>
            <w:r>
              <w:rPr>
                <w:rFonts w:hint="eastAsia"/>
              </w:rPr>
              <w:t>架构</w:t>
            </w:r>
          </w:p>
        </w:tc>
        <w:tc>
          <w:tcPr>
            <w:tcW w:w="709" w:type="dxa"/>
            <w:tcBorders>
              <w:top w:val="nil"/>
              <w:left w:val="nil"/>
              <w:right w:val="nil"/>
            </w:tcBorders>
            <w:vAlign w:val="center"/>
          </w:tcPr>
          <w:p w14:paraId="5A15BDE3" w14:textId="1C483DEF" w:rsidR="008C2451" w:rsidRDefault="005E16A3" w:rsidP="008C2451">
            <w:pPr>
              <w:widowControl/>
              <w:spacing w:line="300" w:lineRule="auto"/>
              <w:jc w:val="center"/>
              <w:rPr>
                <w:rFonts w:ascii="Times New Roman" w:eastAsia="宋体" w:hAnsi="Times New Roman" w:cs="宋体"/>
                <w:kern w:val="0"/>
                <w:sz w:val="24"/>
                <w:szCs w:val="24"/>
              </w:rPr>
            </w:pPr>
            <w:commentRangeStart w:id="3"/>
            <w:r>
              <w:rPr>
                <w:rFonts w:ascii="Times New Roman" w:eastAsia="宋体" w:hAnsi="Times New Roman" w:cs="宋体" w:hint="eastAsia"/>
                <w:kern w:val="0"/>
                <w:sz w:val="24"/>
                <w:szCs w:val="24"/>
              </w:rPr>
              <w:t>[</w:t>
            </w:r>
            <w:r>
              <w:rPr>
                <w:rFonts w:ascii="Times New Roman" w:eastAsia="宋体" w:hAnsi="Times New Roman" w:cs="宋体"/>
                <w:kern w:val="0"/>
                <w:sz w:val="24"/>
                <w:szCs w:val="24"/>
              </w:rPr>
              <w:t>13]</w:t>
            </w:r>
          </w:p>
        </w:tc>
        <w:tc>
          <w:tcPr>
            <w:tcW w:w="765" w:type="dxa"/>
            <w:tcBorders>
              <w:top w:val="nil"/>
              <w:left w:val="nil"/>
              <w:right w:val="nil"/>
            </w:tcBorders>
            <w:vAlign w:val="center"/>
          </w:tcPr>
          <w:p w14:paraId="0F22A414" w14:textId="2CBAC60F" w:rsidR="008C2451" w:rsidRDefault="007A14F3" w:rsidP="008C2451">
            <w:pPr>
              <w:widowControl/>
              <w:spacing w:line="300" w:lineRule="auto"/>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2</w:t>
            </w:r>
            <w:r>
              <w:rPr>
                <w:rFonts w:ascii="Times New Roman" w:eastAsia="宋体" w:hAnsi="Times New Roman" w:cs="宋体"/>
                <w:kern w:val="0"/>
                <w:sz w:val="24"/>
                <w:szCs w:val="24"/>
              </w:rPr>
              <w:t>022</w:t>
            </w:r>
            <w:commentRangeEnd w:id="3"/>
            <w:r w:rsidR="00E27581">
              <w:rPr>
                <w:rStyle w:val="af4"/>
              </w:rPr>
              <w:commentReference w:id="3"/>
            </w:r>
          </w:p>
        </w:tc>
      </w:tr>
    </w:tbl>
    <w:p w14:paraId="39D4DF2C" w14:textId="61E92250" w:rsidR="005E16A3" w:rsidRPr="00545CEF" w:rsidRDefault="005E16A3" w:rsidP="005E16A3">
      <w:pPr>
        <w:widowControl/>
        <w:spacing w:line="300" w:lineRule="auto"/>
        <w:ind w:firstLineChars="200" w:firstLine="480"/>
        <w:rPr>
          <w:rFonts w:ascii="Times New Roman" w:eastAsia="宋体" w:hAnsi="Times New Roman" w:cs="宋体" w:hint="eastAsia"/>
          <w:kern w:val="0"/>
          <w:sz w:val="24"/>
          <w:szCs w:val="24"/>
        </w:rPr>
      </w:pPr>
      <w:r>
        <w:rPr>
          <w:rFonts w:ascii="Times New Roman" w:eastAsia="宋体" w:hAnsi="Times New Roman" w:cs="宋体" w:hint="eastAsia"/>
          <w:kern w:val="0"/>
          <w:sz w:val="24"/>
          <w:szCs w:val="24"/>
        </w:rPr>
        <w:t>1</w:t>
      </w:r>
      <w:r>
        <w:rPr>
          <w:rFonts w:ascii="Times New Roman" w:eastAsia="宋体" w:hAnsi="Times New Roman" w:cs="宋体" w:hint="eastAsia"/>
          <w:kern w:val="0"/>
          <w:sz w:val="24"/>
          <w:szCs w:val="24"/>
        </w:rPr>
        <w:t>）物联网</w:t>
      </w:r>
      <w:r w:rsidRPr="00530417">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物联网</w:t>
      </w:r>
      <w:r>
        <w:rPr>
          <w:rFonts w:ascii="Times New Roman" w:eastAsia="宋体" w:hAnsi="Times New Roman" w:cs="宋体" w:hint="eastAsia"/>
          <w:kern w:val="0"/>
          <w:sz w:val="24"/>
          <w:szCs w:val="24"/>
        </w:rPr>
        <w:t>技术早已经应用于</w:t>
      </w:r>
      <w:r w:rsidRPr="00255D97">
        <w:rPr>
          <w:rFonts w:ascii="Times New Roman" w:eastAsia="宋体" w:hAnsi="Times New Roman" w:cs="宋体" w:hint="eastAsia"/>
          <w:kern w:val="0"/>
          <w:sz w:val="24"/>
          <w:szCs w:val="24"/>
        </w:rPr>
        <w:t>智能农业温室生产中并不断发展</w:t>
      </w:r>
      <w:r>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由表</w:t>
      </w:r>
      <w:r>
        <w:rPr>
          <w:rFonts w:ascii="Times New Roman" w:eastAsia="宋体" w:hAnsi="Times New Roman" w:cs="宋体" w:hint="eastAsia"/>
          <w:kern w:val="0"/>
          <w:sz w:val="24"/>
          <w:szCs w:val="24"/>
        </w:rPr>
        <w:t>1</w:t>
      </w:r>
      <w:r>
        <w:rPr>
          <w:rFonts w:ascii="Times New Roman" w:eastAsia="宋体" w:hAnsi="Times New Roman" w:cs="宋体" w:hint="eastAsia"/>
          <w:kern w:val="0"/>
          <w:sz w:val="24"/>
          <w:szCs w:val="24"/>
        </w:rPr>
        <w:t>可以看出，物联网系统可以实现对温室的远程监测和设备调控功能，部分实现了深度学习和智能预测功能，工作重点集中在资源优化管理方面。物联网无法</w:t>
      </w:r>
      <w:r>
        <w:rPr>
          <w:rFonts w:ascii="Times New Roman" w:eastAsia="宋体" w:hAnsi="Times New Roman" w:cs="宋体" w:hint="eastAsia"/>
          <w:kern w:val="0"/>
          <w:sz w:val="24"/>
          <w:szCs w:val="24"/>
        </w:rPr>
        <w:t>将人类社会因素融入到温室管理中</w:t>
      </w:r>
      <w:r>
        <w:rPr>
          <w:rFonts w:ascii="Times New Roman" w:eastAsia="宋体" w:hAnsi="Times New Roman" w:cs="宋体" w:hint="eastAsia"/>
          <w:kern w:val="0"/>
          <w:sz w:val="24"/>
          <w:szCs w:val="24"/>
        </w:rPr>
        <w:t>，无法实现社会化管理</w:t>
      </w:r>
    </w:p>
    <w:p w14:paraId="472FE429" w14:textId="7A0E60E9" w:rsidR="005E16A3" w:rsidRDefault="005E16A3" w:rsidP="005E16A3">
      <w:pPr>
        <w:widowControl/>
        <w:spacing w:line="300" w:lineRule="auto"/>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2</w:t>
      </w:r>
      <w:r>
        <w:rPr>
          <w:rFonts w:ascii="Times New Roman" w:eastAsia="宋体" w:hAnsi="Times New Roman" w:cs="宋体" w:hint="eastAsia"/>
          <w:kern w:val="0"/>
          <w:sz w:val="24"/>
          <w:szCs w:val="24"/>
        </w:rPr>
        <w:t>）数字孪生：</w:t>
      </w:r>
      <w:r>
        <w:rPr>
          <w:rFonts w:ascii="Times New Roman" w:eastAsia="宋体" w:hAnsi="Times New Roman" w:cs="宋体" w:hint="eastAsia"/>
          <w:kern w:val="0"/>
          <w:sz w:val="24"/>
          <w:szCs w:val="24"/>
        </w:rPr>
        <w:t>利用</w:t>
      </w:r>
      <w:r w:rsidRPr="00910A52">
        <w:rPr>
          <w:rFonts w:ascii="Times New Roman" w:eastAsia="宋体" w:hAnsi="Times New Roman" w:cs="宋体" w:hint="eastAsia"/>
          <w:kern w:val="0"/>
          <w:sz w:val="24"/>
          <w:szCs w:val="24"/>
        </w:rPr>
        <w:t>数字孪生技术来控制温室</w:t>
      </w:r>
      <w:r>
        <w:rPr>
          <w:rFonts w:ascii="Times New Roman" w:eastAsia="宋体" w:hAnsi="Times New Roman" w:cs="宋体" w:hint="eastAsia"/>
          <w:kern w:val="0"/>
          <w:sz w:val="24"/>
          <w:szCs w:val="24"/>
        </w:rPr>
        <w:t>管理</w:t>
      </w:r>
      <w:r w:rsidRPr="00910A52">
        <w:rPr>
          <w:rFonts w:ascii="Times New Roman" w:eastAsia="宋体" w:hAnsi="Times New Roman" w:cs="宋体" w:hint="eastAsia"/>
          <w:kern w:val="0"/>
          <w:sz w:val="24"/>
          <w:szCs w:val="24"/>
        </w:rPr>
        <w:t>已经成为了农业发展的新趋势。数字孪生</w:t>
      </w:r>
      <w:r>
        <w:rPr>
          <w:rFonts w:ascii="Times New Roman" w:eastAsia="宋体" w:hAnsi="Times New Roman" w:cs="宋体" w:hint="eastAsia"/>
          <w:kern w:val="0"/>
          <w:sz w:val="24"/>
          <w:szCs w:val="24"/>
        </w:rPr>
        <w:t>温室等农业设施在虚拟空间的推演</w:t>
      </w:r>
      <w:r w:rsidRPr="00910A52">
        <w:rPr>
          <w:rFonts w:ascii="Times New Roman" w:eastAsia="宋体" w:hAnsi="Times New Roman" w:cs="宋体" w:hint="eastAsia"/>
          <w:kern w:val="0"/>
          <w:sz w:val="24"/>
          <w:szCs w:val="24"/>
        </w:rPr>
        <w:t>，达到更加精确的监测</w:t>
      </w:r>
      <w:r>
        <w:rPr>
          <w:rFonts w:ascii="Times New Roman" w:eastAsia="宋体" w:hAnsi="Times New Roman" w:cs="宋体" w:hint="eastAsia"/>
          <w:kern w:val="0"/>
          <w:sz w:val="24"/>
          <w:szCs w:val="24"/>
        </w:rPr>
        <w:t>和</w:t>
      </w:r>
      <w:r w:rsidRPr="00910A52">
        <w:rPr>
          <w:rFonts w:ascii="Times New Roman" w:eastAsia="宋体" w:hAnsi="Times New Roman" w:cs="宋体" w:hint="eastAsia"/>
          <w:kern w:val="0"/>
          <w:sz w:val="24"/>
          <w:szCs w:val="24"/>
        </w:rPr>
        <w:t>控制</w:t>
      </w:r>
      <w:r>
        <w:rPr>
          <w:rFonts w:ascii="Times New Roman" w:eastAsia="宋体" w:hAnsi="Times New Roman" w:cs="宋体" w:hint="eastAsia"/>
          <w:kern w:val="0"/>
          <w:sz w:val="24"/>
          <w:szCs w:val="24"/>
        </w:rPr>
        <w:t>，实现对温室的智能预测</w:t>
      </w:r>
      <w:r>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但数字孪生的</w:t>
      </w:r>
      <w:r>
        <w:rPr>
          <w:rFonts w:ascii="Times New Roman" w:eastAsia="宋体" w:hAnsi="Times New Roman" w:cs="宋体" w:hint="eastAsia"/>
          <w:kern w:val="0"/>
          <w:sz w:val="24"/>
          <w:szCs w:val="24"/>
        </w:rPr>
        <w:t>虚拟空间只涉及农业生产过程，使用者也仅仅是温室的管理者，无法包含完整的产业链</w:t>
      </w:r>
      <w:r>
        <w:rPr>
          <w:rFonts w:ascii="Times New Roman" w:eastAsia="宋体" w:hAnsi="Times New Roman" w:cs="宋体" w:hint="eastAsia"/>
          <w:kern w:val="0"/>
          <w:sz w:val="24"/>
          <w:szCs w:val="24"/>
        </w:rPr>
        <w:t>，仍无法实现社会化管理</w:t>
      </w:r>
      <w:r>
        <w:rPr>
          <w:rFonts w:ascii="Times New Roman" w:eastAsia="宋体" w:hAnsi="Times New Roman" w:cs="宋体" w:hint="eastAsia"/>
          <w:kern w:val="0"/>
          <w:sz w:val="24"/>
          <w:szCs w:val="24"/>
        </w:rPr>
        <w:t>。</w:t>
      </w:r>
    </w:p>
    <w:p w14:paraId="263FBD16" w14:textId="2C941AE5" w:rsidR="005E16A3" w:rsidRDefault="005E16A3" w:rsidP="00210DB2">
      <w:pPr>
        <w:widowControl/>
        <w:spacing w:line="300" w:lineRule="auto"/>
        <w:ind w:firstLineChars="200" w:firstLine="480"/>
        <w:rPr>
          <w:rFonts w:ascii="Times New Roman" w:eastAsia="宋体" w:hAnsi="Times New Roman" w:cs="宋体"/>
          <w:kern w:val="0"/>
          <w:sz w:val="24"/>
          <w:szCs w:val="24"/>
        </w:rPr>
      </w:pPr>
      <w:r>
        <w:rPr>
          <w:rFonts w:ascii="Times New Roman" w:eastAsia="宋体" w:hAnsi="Times New Roman" w:cs="宋体"/>
          <w:kern w:val="0"/>
          <w:sz w:val="24"/>
          <w:szCs w:val="24"/>
        </w:rPr>
        <w:t>3</w:t>
      </w:r>
      <w:r>
        <w:rPr>
          <w:rFonts w:ascii="Times New Roman" w:eastAsia="宋体" w:hAnsi="Times New Roman" w:cs="宋体" w:hint="eastAsia"/>
          <w:kern w:val="0"/>
          <w:sz w:val="24"/>
          <w:szCs w:val="24"/>
        </w:rPr>
        <w:t>）元宇宙：</w:t>
      </w:r>
      <w:proofErr w:type="gramStart"/>
      <w:r w:rsidR="00210DB2">
        <w:rPr>
          <w:rFonts w:ascii="Times New Roman" w:eastAsia="宋体" w:hAnsi="Times New Roman" w:cs="宋体" w:hint="eastAsia"/>
          <w:kern w:val="0"/>
          <w:sz w:val="24"/>
          <w:szCs w:val="24"/>
        </w:rPr>
        <w:t>农业</w:t>
      </w:r>
      <w:r w:rsidRPr="009920AF">
        <w:rPr>
          <w:rFonts w:ascii="Times New Roman" w:eastAsia="宋体" w:hAnsi="Times New Roman" w:cs="宋体" w:hint="eastAsia"/>
          <w:kern w:val="0"/>
          <w:sz w:val="24"/>
          <w:szCs w:val="24"/>
        </w:rPr>
        <w:t>元</w:t>
      </w:r>
      <w:proofErr w:type="gramEnd"/>
      <w:r w:rsidRPr="009920AF">
        <w:rPr>
          <w:rFonts w:ascii="Times New Roman" w:eastAsia="宋体" w:hAnsi="Times New Roman" w:cs="宋体" w:hint="eastAsia"/>
          <w:kern w:val="0"/>
          <w:sz w:val="24"/>
          <w:szCs w:val="24"/>
        </w:rPr>
        <w:t>宇宙</w:t>
      </w:r>
      <w:r w:rsidR="00210DB2">
        <w:rPr>
          <w:rFonts w:ascii="Times New Roman" w:eastAsia="宋体" w:hAnsi="Times New Roman" w:cs="宋体" w:hint="eastAsia"/>
          <w:kern w:val="0"/>
          <w:sz w:val="24"/>
          <w:szCs w:val="24"/>
        </w:rPr>
        <w:t>是</w:t>
      </w:r>
      <w:r w:rsidRPr="009920AF">
        <w:rPr>
          <w:rFonts w:ascii="Times New Roman" w:eastAsia="宋体" w:hAnsi="Times New Roman" w:cs="宋体" w:hint="eastAsia"/>
          <w:kern w:val="0"/>
          <w:sz w:val="24"/>
          <w:szCs w:val="24"/>
        </w:rPr>
        <w:t>由</w:t>
      </w:r>
      <w:r w:rsidR="00210DB2">
        <w:rPr>
          <w:rFonts w:ascii="Times New Roman" w:eastAsia="宋体" w:hAnsi="Times New Roman" w:cs="宋体" w:hint="eastAsia"/>
          <w:kern w:val="0"/>
          <w:sz w:val="24"/>
          <w:szCs w:val="24"/>
        </w:rPr>
        <w:t>真实农业</w:t>
      </w:r>
      <w:r w:rsidRPr="009920AF">
        <w:rPr>
          <w:rFonts w:ascii="Times New Roman" w:eastAsia="宋体" w:hAnsi="Times New Roman" w:cs="宋体" w:hint="eastAsia"/>
          <w:kern w:val="0"/>
          <w:sz w:val="24"/>
          <w:szCs w:val="24"/>
        </w:rPr>
        <w:t>环境构建的实时虚拟世界</w:t>
      </w:r>
      <w:r w:rsidR="00210DB2">
        <w:rPr>
          <w:rFonts w:ascii="Times New Roman" w:eastAsia="宋体" w:hAnsi="Times New Roman" w:cs="宋体" w:hint="eastAsia"/>
          <w:kern w:val="0"/>
          <w:sz w:val="24"/>
          <w:szCs w:val="24"/>
        </w:rPr>
        <w:t>，</w:t>
      </w:r>
      <w:r w:rsidR="00A873B0">
        <w:rPr>
          <w:rFonts w:ascii="Times New Roman" w:eastAsia="宋体" w:hAnsi="Times New Roman" w:cs="宋体" w:hint="eastAsia"/>
          <w:kern w:val="0"/>
          <w:sz w:val="24"/>
          <w:szCs w:val="24"/>
        </w:rPr>
        <w:t>涉及农业生产的全过程。近些年的文献指出，</w:t>
      </w:r>
      <w:proofErr w:type="gramStart"/>
      <w:r w:rsidR="00A873B0">
        <w:rPr>
          <w:rFonts w:ascii="Times New Roman" w:eastAsia="宋体" w:hAnsi="Times New Roman" w:cs="宋体" w:hint="eastAsia"/>
          <w:kern w:val="0"/>
          <w:sz w:val="24"/>
          <w:szCs w:val="24"/>
        </w:rPr>
        <w:t>农业元</w:t>
      </w:r>
      <w:proofErr w:type="gramEnd"/>
      <w:r w:rsidR="00A873B0">
        <w:rPr>
          <w:rFonts w:ascii="Times New Roman" w:eastAsia="宋体" w:hAnsi="Times New Roman" w:cs="宋体" w:hint="eastAsia"/>
          <w:kern w:val="0"/>
          <w:sz w:val="24"/>
          <w:szCs w:val="24"/>
        </w:rPr>
        <w:t>宇宙</w:t>
      </w:r>
      <w:r>
        <w:rPr>
          <w:rFonts w:ascii="Times New Roman" w:eastAsia="宋体" w:hAnsi="Times New Roman" w:cs="宋体" w:hint="eastAsia"/>
          <w:kern w:val="0"/>
          <w:sz w:val="24"/>
          <w:szCs w:val="24"/>
        </w:rPr>
        <w:t>不仅仅局限于农业生产，而是包括了农业完整的产业链，</w:t>
      </w:r>
      <w:r w:rsidR="00210DB2">
        <w:rPr>
          <w:rFonts w:ascii="Times New Roman" w:eastAsia="宋体" w:hAnsi="Times New Roman" w:cs="宋体" w:hint="eastAsia"/>
          <w:kern w:val="0"/>
          <w:sz w:val="24"/>
          <w:szCs w:val="24"/>
        </w:rPr>
        <w:t>涉及温室管理、农产品运输、农产品交易、农业教育传承等过程</w:t>
      </w:r>
      <w:r w:rsidR="00A873B0">
        <w:rPr>
          <w:rFonts w:ascii="Times New Roman" w:eastAsia="宋体" w:hAnsi="Times New Roman" w:cs="宋体" w:hint="eastAsia"/>
          <w:kern w:val="0"/>
          <w:sz w:val="24"/>
          <w:szCs w:val="24"/>
        </w:rPr>
        <w:t>。在</w:t>
      </w:r>
      <w:proofErr w:type="gramStart"/>
      <w:r w:rsidR="00A873B0">
        <w:rPr>
          <w:rFonts w:ascii="Times New Roman" w:eastAsia="宋体" w:hAnsi="Times New Roman" w:cs="宋体" w:hint="eastAsia"/>
          <w:kern w:val="0"/>
          <w:sz w:val="24"/>
          <w:szCs w:val="24"/>
        </w:rPr>
        <w:t>农业元</w:t>
      </w:r>
      <w:proofErr w:type="gramEnd"/>
      <w:r w:rsidR="00A873B0">
        <w:rPr>
          <w:rFonts w:ascii="Times New Roman" w:eastAsia="宋体" w:hAnsi="Times New Roman" w:cs="宋体" w:hint="eastAsia"/>
          <w:kern w:val="0"/>
          <w:sz w:val="24"/>
          <w:szCs w:val="24"/>
        </w:rPr>
        <w:t>宇宙中，</w:t>
      </w:r>
      <w:r>
        <w:rPr>
          <w:rFonts w:ascii="Times New Roman" w:eastAsia="宋体" w:hAnsi="Times New Roman" w:cs="宋体" w:hint="eastAsia"/>
          <w:kern w:val="0"/>
          <w:sz w:val="24"/>
          <w:szCs w:val="24"/>
        </w:rPr>
        <w:t>用户的沉浸感和体验感得到了前所未有的增强。</w:t>
      </w:r>
      <w:proofErr w:type="gramStart"/>
      <w:r w:rsidRPr="00F87D36">
        <w:rPr>
          <w:rFonts w:ascii="Times New Roman" w:eastAsia="宋体" w:hAnsi="Times New Roman" w:cs="宋体" w:hint="eastAsia"/>
          <w:kern w:val="0"/>
          <w:sz w:val="24"/>
          <w:szCs w:val="24"/>
        </w:rPr>
        <w:t>农业元</w:t>
      </w:r>
      <w:proofErr w:type="gramEnd"/>
      <w:r w:rsidRPr="00F87D36">
        <w:rPr>
          <w:rFonts w:ascii="Times New Roman" w:eastAsia="宋体" w:hAnsi="Times New Roman" w:cs="宋体" w:hint="eastAsia"/>
          <w:kern w:val="0"/>
          <w:sz w:val="24"/>
          <w:szCs w:val="24"/>
        </w:rPr>
        <w:t>宇宙已经初具雏形</w:t>
      </w:r>
      <w:r w:rsidRPr="00BB5A06">
        <w:rPr>
          <w:rFonts w:ascii="Times New Roman" w:eastAsia="宋体" w:hAnsi="Times New Roman" w:cs="宋体" w:hint="eastAsia"/>
          <w:kern w:val="0"/>
          <w:sz w:val="24"/>
          <w:szCs w:val="24"/>
        </w:rPr>
        <w:t>，但以温室生产为核心构建</w:t>
      </w:r>
      <w:r w:rsidRPr="00BB5A06">
        <w:rPr>
          <w:rFonts w:ascii="Times New Roman" w:eastAsia="宋体" w:hAnsi="Times New Roman" w:cs="宋体"/>
          <w:kern w:val="0"/>
          <w:sz w:val="24"/>
          <w:szCs w:val="24"/>
        </w:rPr>
        <w:t>AM</w:t>
      </w:r>
      <w:r w:rsidRPr="00BB5A06">
        <w:rPr>
          <w:rFonts w:ascii="Times New Roman" w:eastAsia="宋体" w:hAnsi="Times New Roman" w:cs="宋体" w:hint="eastAsia"/>
          <w:kern w:val="0"/>
          <w:sz w:val="24"/>
          <w:szCs w:val="24"/>
        </w:rPr>
        <w:t>还尚未有学者研究。</w:t>
      </w:r>
    </w:p>
    <w:p w14:paraId="30CAE698" w14:textId="5B366212" w:rsidR="005E7F89" w:rsidRPr="008452E1" w:rsidRDefault="00A873B0" w:rsidP="008452E1">
      <w:pPr>
        <w:widowControl/>
        <w:spacing w:line="300" w:lineRule="auto"/>
        <w:rPr>
          <w:rFonts w:ascii="Times New Roman" w:eastAsia="宋体" w:hAnsi="Times New Roman" w:cs="宋体"/>
          <w:kern w:val="0"/>
          <w:sz w:val="24"/>
          <w:szCs w:val="24"/>
        </w:rPr>
      </w:pPr>
      <w:r>
        <w:rPr>
          <w:rFonts w:ascii="Times New Roman" w:eastAsia="宋体" w:hAnsi="Times New Roman" w:cs="宋体"/>
          <w:kern w:val="0"/>
          <w:sz w:val="24"/>
          <w:szCs w:val="24"/>
        </w:rPr>
        <w:tab/>
      </w:r>
      <w:r>
        <w:rPr>
          <w:rFonts w:ascii="Times New Roman" w:eastAsia="宋体" w:hAnsi="Times New Roman" w:cs="宋体" w:hint="eastAsia"/>
          <w:kern w:val="0"/>
          <w:sz w:val="24"/>
          <w:szCs w:val="24"/>
        </w:rPr>
        <w:t>综上所述，元宇宙作为农业领域的新概念，有很大的发展空间；元宇宙涉及到社会发展和人类活动，需要一种以人为中心的互操作性方法；同时，以温室为核心</w:t>
      </w:r>
      <w:proofErr w:type="gramStart"/>
      <w:r>
        <w:rPr>
          <w:rFonts w:ascii="Times New Roman" w:eastAsia="宋体" w:hAnsi="Times New Roman" w:cs="宋体" w:hint="eastAsia"/>
          <w:kern w:val="0"/>
          <w:sz w:val="24"/>
          <w:szCs w:val="24"/>
        </w:rPr>
        <w:t>构建元</w:t>
      </w:r>
      <w:proofErr w:type="gramEnd"/>
      <w:r>
        <w:rPr>
          <w:rFonts w:ascii="Times New Roman" w:eastAsia="宋体" w:hAnsi="Times New Roman" w:cs="宋体" w:hint="eastAsia"/>
          <w:kern w:val="0"/>
          <w:sz w:val="24"/>
          <w:szCs w:val="24"/>
        </w:rPr>
        <w:t>宇宙还为有学者研究。因此，本文提出的</w:t>
      </w:r>
      <w:r>
        <w:rPr>
          <w:rFonts w:ascii="Times New Roman" w:eastAsia="宋体" w:hAnsi="Times New Roman" w:cs="宋体" w:hint="eastAsia"/>
          <w:kern w:val="0"/>
          <w:sz w:val="24"/>
          <w:szCs w:val="24"/>
        </w:rPr>
        <w:t>一种在元宇宙时代温室数字双胞胎的以人文本的互操作方法</w:t>
      </w:r>
      <w:r>
        <w:rPr>
          <w:rFonts w:ascii="Times New Roman" w:eastAsia="宋体" w:hAnsi="Times New Roman" w:cs="宋体" w:hint="eastAsia"/>
          <w:kern w:val="0"/>
          <w:sz w:val="24"/>
          <w:szCs w:val="24"/>
        </w:rPr>
        <w:t>具有一定的创新型。</w:t>
      </w:r>
    </w:p>
    <w:p w14:paraId="56FC9030" w14:textId="3FA52C6E" w:rsidR="00B320FC" w:rsidRDefault="00E6251D" w:rsidP="005E7F89">
      <w:pPr>
        <w:widowControl/>
        <w:rPr>
          <w:rFonts w:ascii="Times New Roman" w:eastAsia="黑体" w:hAnsi="Times New Roman" w:cs="Times New Roman"/>
          <w:b/>
          <w:kern w:val="0"/>
          <w:sz w:val="30"/>
          <w:szCs w:val="24"/>
        </w:rPr>
      </w:pPr>
      <w:r>
        <w:rPr>
          <w:rFonts w:ascii="Times New Roman" w:eastAsia="黑体" w:hAnsi="Times New Roman" w:cs="Times New Roman"/>
          <w:b/>
          <w:kern w:val="0"/>
          <w:sz w:val="30"/>
          <w:szCs w:val="24"/>
        </w:rPr>
        <w:t>3</w:t>
      </w:r>
      <w:r w:rsidR="00FD35D9">
        <w:rPr>
          <w:rFonts w:ascii="Times New Roman" w:eastAsia="黑体" w:hAnsi="Times New Roman" w:cs="Times New Roman" w:hint="eastAsia"/>
          <w:b/>
          <w:kern w:val="0"/>
          <w:sz w:val="30"/>
          <w:szCs w:val="24"/>
        </w:rPr>
        <w:t>元宇宙中以人为本的互操作框架</w:t>
      </w:r>
    </w:p>
    <w:p w14:paraId="346F35E9" w14:textId="38C1F02B" w:rsidR="00D80CD0" w:rsidRPr="00D80CD0" w:rsidRDefault="00000000" w:rsidP="002D2346">
      <w:pPr>
        <w:widowControl/>
        <w:ind w:firstLine="420"/>
        <w:rPr>
          <w:rFonts w:ascii="Times New Roman" w:eastAsia="宋体" w:hAnsi="Times New Roman" w:cs="宋体"/>
          <w:kern w:val="0"/>
          <w:sz w:val="24"/>
          <w:szCs w:val="24"/>
        </w:rPr>
      </w:pPr>
      <w:r>
        <w:rPr>
          <w:noProof/>
        </w:rPr>
        <w:pict w14:anchorId="3C4A41BC">
          <v:shape id="_x0000_s2050" type="#_x0000_t202" style="position:absolute;left:0;text-align:left;margin-left:733.3pt;margin-top:53.5pt;width:417.85pt;height:271.75pt;z-index:251659264;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" stroked="f">
            <v:textbox>
              <w:txbxContent>
                <w:p w14:paraId="4327475E" w14:textId="27CE843E" w:rsidR="006A3E7A" w:rsidRDefault="00B25C7D" w:rsidP="006A3E7A">
                  <w:pPr>
                    <w:jc w:val="center"/>
                  </w:pPr>
                  <w:bookmarkStart w:id="4" w:name="_Hlk137660118"/>
                  <w:bookmarkEnd w:id="4"/>
                  <w:r>
                    <w:rPr>
                      <w:noProof/>
                    </w:rPr>
                    <w:drawing>
                      <wp:inline distT="0" distB="0" distL="0" distR="0" wp14:anchorId="38B40E8C" wp14:editId="777F679C">
                        <wp:extent cx="5078083" cy="3165442"/>
                        <wp:effectExtent l="0" t="0" r="8890" b="0"/>
                        <wp:docPr id="1935039938" name="图片 1935039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4"/>
                                <a:stretch>
                                  <a:fillRect/>
                                </a:stretch>
                              </pic:blipFill>
                              <pic:spPr>
                                <a:xfrm>
                                  <a:off x="0" y="0"/>
                                  <a:ext cx="5109453" cy="3184997"/>
                                </a:xfrm>
                                <a:prstGeom prst="rect">
                                  <a:avLst/>
                                </a:prstGeom>
                              </pic:spPr>
                            </pic:pic>
                          </a:graphicData>
                        </a:graphic>
                      </wp:inline>
                    </w:drawing>
                  </w:r>
                </w:p>
                <w:p w14:paraId="679E530C" w14:textId="1AA18799" w:rsidR="00F837DB" w:rsidRPr="00F837DB" w:rsidRDefault="006A3E7A" w:rsidP="00F837DB">
                  <w:pPr>
                    <w:jc w:val="center"/>
                    <w:rPr>
                      <w:rFonts w:ascii="宋体" w:eastAsia="宋体" w:hAnsi="宋体"/>
                      <w:szCs w:val="21"/>
                    </w:rPr>
                  </w:pPr>
                  <w:r w:rsidRPr="002A10CD">
                    <w:rPr>
                      <w:rFonts w:ascii="宋体" w:eastAsia="宋体" w:hAnsi="宋体" w:hint="eastAsia"/>
                      <w:szCs w:val="21"/>
                    </w:rPr>
                    <w:t>图</w:t>
                  </w:r>
                  <w:r w:rsidR="00D728DD">
                    <w:rPr>
                      <w:rFonts w:ascii="宋体" w:eastAsia="宋体" w:hAnsi="宋体"/>
                      <w:szCs w:val="21"/>
                    </w:rPr>
                    <w:t>2</w:t>
                  </w:r>
                  <w:r w:rsidRPr="002A10CD">
                    <w:rPr>
                      <w:rFonts w:ascii="宋体" w:eastAsia="宋体" w:hAnsi="宋体" w:hint="eastAsia"/>
                      <w:szCs w:val="21"/>
                    </w:rPr>
                    <w:t xml:space="preserve"> </w:t>
                  </w:r>
                  <w:r w:rsidR="00F837DB" w:rsidRPr="00F837DB">
                    <w:rPr>
                      <w:rFonts w:ascii="宋体" w:eastAsia="宋体" w:hAnsi="宋体"/>
                      <w:szCs w:val="21"/>
                    </w:rPr>
                    <w:t>A human-centric interoperability framework</w:t>
                  </w:r>
                </w:p>
                <w:p w14:paraId="6F3082F6" w14:textId="3FE4E015" w:rsidR="006A3E7A" w:rsidRPr="00B25C7D" w:rsidRDefault="006A3E7A" w:rsidP="00B25C7D">
                  <w:pPr>
                    <w:jc w:val="center"/>
                    <w:rPr>
                      <w:rFonts w:ascii="宋体" w:eastAsia="宋体" w:hAnsi="宋体" w:cs="Times New Roman"/>
                      <w:kern w:val="0"/>
                      <w:szCs w:val="21"/>
                    </w:rPr>
                  </w:pPr>
                </w:p>
              </w:txbxContent>
            </v:textbox>
            <w10:wrap type="square" anchorx="margin"/>
          </v:shape>
        </w:pict>
      </w:r>
      <w:proofErr w:type="gramStart"/>
      <w:r w:rsidR="006A0516">
        <w:rPr>
          <w:rFonts w:ascii="Times New Roman" w:eastAsia="宋体" w:hAnsi="Times New Roman" w:cs="宋体" w:hint="eastAsia"/>
          <w:kern w:val="0"/>
          <w:sz w:val="24"/>
          <w:szCs w:val="24"/>
        </w:rPr>
        <w:t>农业元</w:t>
      </w:r>
      <w:proofErr w:type="gramEnd"/>
      <w:r w:rsidR="006A0516">
        <w:rPr>
          <w:rFonts w:ascii="Times New Roman" w:eastAsia="宋体" w:hAnsi="Times New Roman" w:cs="宋体" w:hint="eastAsia"/>
          <w:kern w:val="0"/>
          <w:sz w:val="24"/>
          <w:szCs w:val="24"/>
        </w:rPr>
        <w:t>宇宙框架</w:t>
      </w:r>
      <w:r w:rsidR="002D2346">
        <w:rPr>
          <w:rFonts w:ascii="Times New Roman" w:eastAsia="宋体" w:hAnsi="Times New Roman" w:cs="宋体" w:hint="eastAsia"/>
          <w:kern w:val="0"/>
          <w:sz w:val="24"/>
          <w:szCs w:val="24"/>
        </w:rPr>
        <w:t>如图</w:t>
      </w:r>
      <w:r w:rsidR="00D728DD">
        <w:rPr>
          <w:rFonts w:ascii="Times New Roman" w:eastAsia="宋体" w:hAnsi="Times New Roman" w:cs="宋体"/>
          <w:kern w:val="0"/>
          <w:sz w:val="24"/>
          <w:szCs w:val="24"/>
        </w:rPr>
        <w:t>2</w:t>
      </w:r>
      <w:r w:rsidR="002D2346">
        <w:rPr>
          <w:rFonts w:ascii="Times New Roman" w:eastAsia="宋体" w:hAnsi="Times New Roman" w:cs="宋体"/>
          <w:kern w:val="0"/>
          <w:sz w:val="24"/>
          <w:szCs w:val="24"/>
        </w:rPr>
        <w:t>所示</w:t>
      </w:r>
      <w:r w:rsidR="002D2346">
        <w:rPr>
          <w:rFonts w:ascii="Times New Roman" w:eastAsia="宋体" w:hAnsi="Times New Roman" w:cs="宋体" w:hint="eastAsia"/>
          <w:kern w:val="0"/>
          <w:sz w:val="24"/>
          <w:szCs w:val="24"/>
        </w:rPr>
        <w:t>，包含物理温室及智能机器人、温室数字孪生、以人为中心的交互。人与物理温室及机器人交互，形成物联网与动态社会因子。人与温室数字孪生交互，形成</w:t>
      </w:r>
      <w:r w:rsidR="002D2346" w:rsidRPr="005E49A7">
        <w:rPr>
          <w:rFonts w:ascii="Times New Roman" w:eastAsia="宋体" w:hAnsi="Times New Roman" w:cs="宋体" w:hint="eastAsia"/>
          <w:kern w:val="0"/>
          <w:sz w:val="24"/>
          <w:szCs w:val="24"/>
        </w:rPr>
        <w:t>社会化温室</w:t>
      </w:r>
      <w:r w:rsidR="002D2346">
        <w:rPr>
          <w:rFonts w:ascii="Times New Roman" w:eastAsia="宋体" w:hAnsi="Times New Roman" w:cs="宋体" w:hint="eastAsia"/>
          <w:kern w:val="0"/>
          <w:sz w:val="24"/>
          <w:szCs w:val="24"/>
        </w:rPr>
        <w:t>。</w:t>
      </w:r>
    </w:p>
    <w:p w14:paraId="263B5878" w14:textId="77777777" w:rsidR="00D728DD" w:rsidRDefault="00D728DD" w:rsidP="00A07844">
      <w:pPr>
        <w:widowControl/>
        <w:rPr>
          <w:rFonts w:ascii="Times New Roman" w:eastAsia="宋体" w:hAnsi="Times New Roman" w:cs="宋体"/>
          <w:b/>
          <w:bCs/>
          <w:kern w:val="0"/>
          <w:sz w:val="24"/>
          <w:szCs w:val="24"/>
        </w:rPr>
      </w:pPr>
    </w:p>
    <w:p w14:paraId="253FFBC7" w14:textId="6124141D" w:rsidR="008A4B40" w:rsidRDefault="002D2346" w:rsidP="002D2346">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物理温室及智能机器人</w:t>
      </w:r>
      <w:r w:rsidR="00E6251D">
        <w:rPr>
          <w:rFonts w:ascii="Times New Roman" w:eastAsia="宋体" w:hAnsi="Times New Roman" w:cs="宋体" w:hint="eastAsia"/>
          <w:kern w:val="0"/>
          <w:sz w:val="24"/>
          <w:szCs w:val="24"/>
        </w:rPr>
        <w:t>是</w:t>
      </w:r>
      <w:proofErr w:type="gramStart"/>
      <w:r w:rsidR="00E6251D">
        <w:rPr>
          <w:rFonts w:ascii="Times New Roman" w:eastAsia="宋体" w:hAnsi="Times New Roman" w:cs="宋体" w:hint="eastAsia"/>
          <w:kern w:val="0"/>
          <w:sz w:val="24"/>
          <w:szCs w:val="24"/>
        </w:rPr>
        <w:t>农业元</w:t>
      </w:r>
      <w:proofErr w:type="gramEnd"/>
      <w:r w:rsidR="00E6251D">
        <w:rPr>
          <w:rFonts w:ascii="Times New Roman" w:eastAsia="宋体" w:hAnsi="Times New Roman" w:cs="宋体" w:hint="eastAsia"/>
          <w:kern w:val="0"/>
          <w:sz w:val="24"/>
          <w:szCs w:val="24"/>
        </w:rPr>
        <w:t>宇宙的基础，包括温室实体和温室内的机器人、农机等设备</w:t>
      </w:r>
      <w:r w:rsidR="00B42260">
        <w:rPr>
          <w:rFonts w:ascii="Times New Roman" w:eastAsia="宋体" w:hAnsi="Times New Roman" w:cs="宋体" w:hint="eastAsia"/>
          <w:kern w:val="0"/>
          <w:sz w:val="24"/>
          <w:szCs w:val="24"/>
        </w:rPr>
        <w:t>。物理温室及智能机器人为元宇宙提供专家知识模型、农作物生长模型和设备实体生成的虚拟设备。</w:t>
      </w:r>
    </w:p>
    <w:p w14:paraId="2158DC3D" w14:textId="4E29BBF4" w:rsidR="002D2346" w:rsidRDefault="002D2346" w:rsidP="00B42260">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温室数字</w:t>
      </w:r>
      <w:proofErr w:type="gramStart"/>
      <w:r>
        <w:rPr>
          <w:rFonts w:ascii="Times New Roman" w:eastAsia="宋体" w:hAnsi="Times New Roman" w:cs="宋体" w:hint="eastAsia"/>
          <w:kern w:val="0"/>
          <w:sz w:val="24"/>
          <w:szCs w:val="24"/>
        </w:rPr>
        <w:t>孪生</w:t>
      </w:r>
      <w:r w:rsidR="00E6251D">
        <w:rPr>
          <w:rFonts w:ascii="Times New Roman" w:eastAsia="宋体" w:hAnsi="Times New Roman" w:cs="宋体" w:hint="eastAsia"/>
          <w:kern w:val="0"/>
          <w:sz w:val="24"/>
          <w:szCs w:val="24"/>
        </w:rPr>
        <w:t>是</w:t>
      </w:r>
      <w:proofErr w:type="gramEnd"/>
      <w:r w:rsidR="00E6251D">
        <w:rPr>
          <w:rFonts w:ascii="Times New Roman" w:eastAsia="宋体" w:hAnsi="Times New Roman" w:cs="宋体" w:hint="eastAsia"/>
          <w:kern w:val="0"/>
          <w:sz w:val="24"/>
          <w:szCs w:val="24"/>
        </w:rPr>
        <w:t>智能温室在虚拟空间的全等复制体，包括虚拟植物、虚拟设施和虚拟温室场景</w:t>
      </w:r>
      <w:r w:rsidR="00D728DD">
        <w:rPr>
          <w:rFonts w:ascii="Times New Roman" w:eastAsia="宋体" w:hAnsi="Times New Roman" w:cs="宋体" w:hint="eastAsia"/>
          <w:kern w:val="0"/>
          <w:sz w:val="24"/>
          <w:szCs w:val="24"/>
        </w:rPr>
        <w:t>，如图</w:t>
      </w:r>
      <w:r w:rsidR="00D728DD">
        <w:rPr>
          <w:rFonts w:ascii="Times New Roman" w:eastAsia="宋体" w:hAnsi="Times New Roman" w:cs="宋体" w:hint="eastAsia"/>
          <w:kern w:val="0"/>
          <w:sz w:val="24"/>
          <w:szCs w:val="24"/>
        </w:rPr>
        <w:t>3</w:t>
      </w:r>
      <w:r w:rsidR="00D728DD">
        <w:rPr>
          <w:rFonts w:ascii="Times New Roman" w:eastAsia="宋体" w:hAnsi="Times New Roman" w:cs="宋体" w:hint="eastAsia"/>
          <w:kern w:val="0"/>
          <w:sz w:val="24"/>
          <w:szCs w:val="24"/>
        </w:rPr>
        <w:t>所示</w:t>
      </w:r>
      <w:r w:rsidR="00E6251D">
        <w:rPr>
          <w:rFonts w:ascii="Times New Roman" w:eastAsia="宋体" w:hAnsi="Times New Roman" w:cs="宋体" w:hint="eastAsia"/>
          <w:kern w:val="0"/>
          <w:sz w:val="24"/>
          <w:szCs w:val="24"/>
        </w:rPr>
        <w:t>。虚拟植物由</w:t>
      </w:r>
      <w:r w:rsidR="00E6251D" w:rsidRPr="00484B38">
        <w:rPr>
          <w:rFonts w:ascii="Times New Roman" w:eastAsia="宋体" w:hAnsi="Times New Roman" w:cs="宋体" w:hint="eastAsia"/>
          <w:kern w:val="0"/>
          <w:sz w:val="24"/>
          <w:szCs w:val="24"/>
        </w:rPr>
        <w:t>农作物生长模型数字建模而成，包含该农作物的</w:t>
      </w:r>
      <w:r w:rsidR="00E6251D">
        <w:rPr>
          <w:rFonts w:ascii="Times New Roman" w:eastAsia="宋体" w:hAnsi="Times New Roman" w:cs="宋体" w:hint="eastAsia"/>
          <w:kern w:val="0"/>
          <w:sz w:val="24"/>
          <w:szCs w:val="24"/>
        </w:rPr>
        <w:t>生长</w:t>
      </w:r>
      <w:r w:rsidR="00E6251D" w:rsidRPr="00484B38">
        <w:rPr>
          <w:rFonts w:ascii="Times New Roman" w:eastAsia="宋体" w:hAnsi="Times New Roman" w:cs="宋体" w:hint="eastAsia"/>
          <w:kern w:val="0"/>
          <w:sz w:val="24"/>
          <w:szCs w:val="24"/>
        </w:rPr>
        <w:t>信息</w:t>
      </w:r>
      <w:r w:rsidR="00E6251D">
        <w:rPr>
          <w:rFonts w:ascii="Times New Roman" w:eastAsia="宋体" w:hAnsi="Times New Roman" w:cs="宋体" w:hint="eastAsia"/>
          <w:kern w:val="0"/>
          <w:sz w:val="24"/>
          <w:szCs w:val="24"/>
        </w:rPr>
        <w:t>和外观展示。</w:t>
      </w:r>
      <w:r w:rsidR="00E6251D" w:rsidRPr="00484B38">
        <w:rPr>
          <w:rFonts w:ascii="Times New Roman" w:eastAsia="宋体" w:hAnsi="Times New Roman" w:cs="宋体" w:hint="eastAsia"/>
          <w:kern w:val="0"/>
          <w:sz w:val="24"/>
          <w:szCs w:val="24"/>
        </w:rPr>
        <w:t>虚拟设备是</w:t>
      </w:r>
      <w:r w:rsidR="00E6251D">
        <w:rPr>
          <w:rFonts w:ascii="Times New Roman" w:eastAsia="宋体" w:hAnsi="Times New Roman" w:cs="宋体" w:hint="eastAsia"/>
          <w:kern w:val="0"/>
          <w:sz w:val="24"/>
          <w:szCs w:val="24"/>
        </w:rPr>
        <w:t>温室机器人或设备的虚拟复制体，</w:t>
      </w:r>
      <w:r w:rsidR="00E6251D" w:rsidRPr="00484B38">
        <w:rPr>
          <w:rFonts w:ascii="Times New Roman" w:eastAsia="宋体" w:hAnsi="Times New Roman" w:cs="宋体" w:hint="eastAsia"/>
          <w:kern w:val="0"/>
          <w:sz w:val="24"/>
          <w:szCs w:val="24"/>
        </w:rPr>
        <w:t>用于实时检测设备的工作状态，并</w:t>
      </w:r>
      <w:r w:rsidR="00E6251D">
        <w:rPr>
          <w:rFonts w:ascii="Times New Roman" w:eastAsia="宋体" w:hAnsi="Times New Roman" w:cs="宋体" w:hint="eastAsia"/>
          <w:kern w:val="0"/>
          <w:sz w:val="24"/>
          <w:szCs w:val="24"/>
        </w:rPr>
        <w:t>根据虚拟温室的环境参数生成</w:t>
      </w:r>
      <w:r w:rsidR="00E6251D" w:rsidRPr="00484B38">
        <w:rPr>
          <w:rFonts w:ascii="Times New Roman" w:eastAsia="宋体" w:hAnsi="Times New Roman" w:cs="宋体" w:hint="eastAsia"/>
          <w:kern w:val="0"/>
          <w:sz w:val="24"/>
          <w:szCs w:val="24"/>
        </w:rPr>
        <w:t>调控指令</w:t>
      </w:r>
      <w:r w:rsidR="00E6251D">
        <w:rPr>
          <w:rFonts w:ascii="Times New Roman" w:eastAsia="宋体" w:hAnsi="Times New Roman" w:cs="宋体" w:hint="eastAsia"/>
          <w:kern w:val="0"/>
          <w:sz w:val="24"/>
          <w:szCs w:val="24"/>
        </w:rPr>
        <w:t>。</w:t>
      </w:r>
      <w:r w:rsidR="00E6251D" w:rsidRPr="00484B38">
        <w:rPr>
          <w:rFonts w:ascii="Times New Roman" w:eastAsia="宋体" w:hAnsi="Times New Roman" w:cs="宋体" w:hint="eastAsia"/>
          <w:kern w:val="0"/>
          <w:sz w:val="24"/>
          <w:szCs w:val="24"/>
        </w:rPr>
        <w:t>虚拟温室模型是温室</w:t>
      </w:r>
      <w:r w:rsidR="00E6251D">
        <w:rPr>
          <w:rFonts w:ascii="Times New Roman" w:eastAsia="宋体" w:hAnsi="Times New Roman" w:cs="宋体" w:hint="eastAsia"/>
          <w:kern w:val="0"/>
          <w:sz w:val="24"/>
          <w:szCs w:val="24"/>
        </w:rPr>
        <w:t>本体的虚拟复制体</w:t>
      </w:r>
      <w:r w:rsidR="00E6251D" w:rsidRPr="00484B38">
        <w:rPr>
          <w:rFonts w:ascii="Times New Roman" w:eastAsia="宋体" w:hAnsi="Times New Roman" w:cs="宋体" w:hint="eastAsia"/>
          <w:kern w:val="0"/>
          <w:sz w:val="24"/>
          <w:szCs w:val="24"/>
        </w:rPr>
        <w:t>，</w:t>
      </w:r>
      <w:r w:rsidR="00E6251D">
        <w:rPr>
          <w:rFonts w:ascii="Times New Roman" w:eastAsia="宋体" w:hAnsi="Times New Roman" w:cs="宋体" w:hint="eastAsia"/>
          <w:kern w:val="0"/>
          <w:sz w:val="24"/>
          <w:szCs w:val="24"/>
        </w:rPr>
        <w:t>包括温室的各种环境参数</w:t>
      </w:r>
      <w:r w:rsidR="00B42260">
        <w:rPr>
          <w:rFonts w:ascii="Times New Roman" w:eastAsia="宋体" w:hAnsi="Times New Roman" w:cs="宋体" w:hint="eastAsia"/>
          <w:kern w:val="0"/>
          <w:sz w:val="24"/>
          <w:szCs w:val="24"/>
        </w:rPr>
        <w:t>。</w:t>
      </w:r>
      <w:r w:rsidR="00B42260" w:rsidRPr="00484B38">
        <w:rPr>
          <w:rFonts w:ascii="Times New Roman" w:eastAsia="宋体" w:hAnsi="Times New Roman" w:cs="宋体" w:hint="eastAsia"/>
          <w:kern w:val="0"/>
          <w:sz w:val="24"/>
          <w:szCs w:val="24"/>
        </w:rPr>
        <w:t>虚拟温室</w:t>
      </w:r>
      <w:r w:rsidR="00E6251D">
        <w:rPr>
          <w:rFonts w:ascii="Times New Roman" w:eastAsia="宋体" w:hAnsi="Times New Roman" w:cs="宋体" w:hint="eastAsia"/>
          <w:kern w:val="0"/>
          <w:sz w:val="24"/>
          <w:szCs w:val="24"/>
        </w:rPr>
        <w:t>配合</w:t>
      </w:r>
      <w:r w:rsidR="00E6251D" w:rsidRPr="00484B38">
        <w:rPr>
          <w:rFonts w:ascii="Times New Roman" w:eastAsia="宋体" w:hAnsi="Times New Roman" w:cs="宋体" w:hint="eastAsia"/>
          <w:kern w:val="0"/>
          <w:sz w:val="24"/>
          <w:szCs w:val="24"/>
        </w:rPr>
        <w:t>虚拟农作物和虚拟设备模拟</w:t>
      </w:r>
      <w:r w:rsidR="00B42260">
        <w:rPr>
          <w:rFonts w:ascii="Times New Roman" w:eastAsia="宋体" w:hAnsi="Times New Roman" w:cs="宋体" w:hint="eastAsia"/>
          <w:kern w:val="0"/>
          <w:sz w:val="24"/>
          <w:szCs w:val="24"/>
        </w:rPr>
        <w:t>智能温室</w:t>
      </w:r>
      <w:r w:rsidR="00E6251D" w:rsidRPr="00484B38">
        <w:rPr>
          <w:rFonts w:ascii="Times New Roman" w:eastAsia="宋体" w:hAnsi="Times New Roman" w:cs="宋体" w:hint="eastAsia"/>
          <w:kern w:val="0"/>
          <w:sz w:val="24"/>
          <w:szCs w:val="24"/>
        </w:rPr>
        <w:t>运行，</w:t>
      </w:r>
      <w:r w:rsidR="00B42260">
        <w:rPr>
          <w:rFonts w:ascii="Times New Roman" w:eastAsia="宋体" w:hAnsi="Times New Roman" w:cs="宋体" w:hint="eastAsia"/>
          <w:kern w:val="0"/>
          <w:sz w:val="24"/>
          <w:szCs w:val="24"/>
        </w:rPr>
        <w:t>实现全程的温室监测</w:t>
      </w:r>
      <w:r w:rsidR="00EA37C1">
        <w:rPr>
          <w:rFonts w:ascii="Times New Roman" w:eastAsia="宋体" w:hAnsi="Times New Roman" w:cs="宋体" w:hint="eastAsia"/>
          <w:kern w:val="0"/>
          <w:sz w:val="24"/>
          <w:szCs w:val="24"/>
        </w:rPr>
        <w:t>，</w:t>
      </w:r>
      <w:r w:rsidR="00E6251D" w:rsidRPr="00484B38">
        <w:rPr>
          <w:rFonts w:ascii="Times New Roman" w:eastAsia="宋体" w:hAnsi="Times New Roman" w:cs="宋体" w:hint="eastAsia"/>
          <w:kern w:val="0"/>
          <w:sz w:val="24"/>
          <w:szCs w:val="24"/>
        </w:rPr>
        <w:t>判断是否存在潜在风险</w:t>
      </w:r>
      <w:r w:rsidR="00E6251D">
        <w:rPr>
          <w:rFonts w:ascii="Times New Roman" w:eastAsia="宋体" w:hAnsi="Times New Roman" w:cs="宋体" w:hint="eastAsia"/>
          <w:kern w:val="0"/>
          <w:sz w:val="24"/>
          <w:szCs w:val="24"/>
        </w:rPr>
        <w:t>。</w:t>
      </w:r>
    </w:p>
    <w:p w14:paraId="19354178" w14:textId="6A9BE342" w:rsidR="00D728DD" w:rsidRPr="00B42260" w:rsidRDefault="00D728DD" w:rsidP="00D728DD">
      <w:pPr>
        <w:widowControl/>
        <w:rPr>
          <w:rFonts w:ascii="Times New Roman" w:eastAsia="宋体" w:hAnsi="Times New Roman" w:cs="宋体" w:hint="eastAsia"/>
          <w:kern w:val="0"/>
          <w:sz w:val="24"/>
          <w:szCs w:val="24"/>
        </w:rPr>
      </w:pPr>
      <w:r>
        <w:rPr>
          <w:noProof/>
        </w:rPr>
      </w:r>
      <w:r>
        <w:pict w14:anchorId="5CF43EB9">
          <v:shape id="_x0000_s2053" type="#_x0000_t202" style="width:415.6pt;height:19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" stroked="f">
            <v:textbox style="mso-fit-shape-to-text:t">
              <w:txbxContent>
                <w:p w14:paraId="2B1D5B6E" w14:textId="77777777" w:rsidR="00D728DD" w:rsidRDefault="00D728DD" w:rsidP="00D728DD">
                  <w:pPr>
                    <w:jc w:val="center"/>
                    <w:rPr>
                      <w:rFonts w:ascii="宋体" w:eastAsia="宋体" w:hAnsi="宋体"/>
                      <w:szCs w:val="21"/>
                    </w:rPr>
                  </w:pPr>
                  <w:r>
                    <w:rPr>
                      <w:noProof/>
                    </w:rPr>
                    <w:drawing>
                      <wp:inline distT="0" distB="0" distL="0" distR="0" wp14:anchorId="40200185" wp14:editId="26E71E0A">
                        <wp:extent cx="5058897" cy="2010033"/>
                        <wp:effectExtent l="0" t="0" r="889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5"/>
                                <a:stretch>
                                  <a:fillRect/>
                                </a:stretch>
                              </pic:blipFill>
                              <pic:spPr>
                                <a:xfrm>
                                  <a:off x="0" y="0"/>
                                  <a:ext cx="5108009" cy="2029547"/>
                                </a:xfrm>
                                <a:prstGeom prst="rect">
                                  <a:avLst/>
                                </a:prstGeom>
                              </pic:spPr>
                            </pic:pic>
                          </a:graphicData>
                        </a:graphic>
                      </wp:inline>
                    </w:drawing>
                  </w:r>
                </w:p>
                <w:p w14:paraId="204965B4" w14:textId="7F419080" w:rsidR="00D728DD" w:rsidRPr="00706B1E" w:rsidRDefault="00D728DD" w:rsidP="00D728DD">
                  <w:pPr>
                    <w:jc w:val="center"/>
                    <w:rPr>
                      <w:rFonts w:ascii="宋体" w:eastAsia="宋体" w:hAnsi="宋体" w:cs="Times New Roman"/>
                      <w:kern w:val="0"/>
                      <w:szCs w:val="21"/>
                    </w:rPr>
                  </w:pPr>
                  <w:r w:rsidRPr="002A10CD">
                    <w:rPr>
                      <w:rFonts w:ascii="宋体" w:eastAsia="宋体" w:hAnsi="宋体" w:hint="eastAsia"/>
                      <w:szCs w:val="21"/>
                    </w:rPr>
                    <w:t>图</w:t>
                  </w:r>
                  <w:r>
                    <w:rPr>
                      <w:rFonts w:ascii="宋体" w:eastAsia="宋体" w:hAnsi="宋体"/>
                      <w:szCs w:val="21"/>
                    </w:rPr>
                    <w:t>3</w:t>
                  </w:r>
                  <w:r w:rsidRPr="002A10CD">
                    <w:rPr>
                      <w:rFonts w:ascii="宋体" w:eastAsia="宋体" w:hAnsi="宋体" w:hint="eastAsia"/>
                      <w:szCs w:val="21"/>
                    </w:rPr>
                    <w:t xml:space="preserve"> </w:t>
                  </w:r>
                  <w:r w:rsidRPr="005B326D">
                    <w:rPr>
                      <w:rFonts w:ascii="宋体" w:eastAsia="宋体" w:hAnsi="宋体" w:hint="eastAsia"/>
                      <w:szCs w:val="21"/>
                    </w:rPr>
                    <w:t>智能温室数字孪生模型</w:t>
                  </w:r>
                </w:p>
              </w:txbxContent>
            </v:textbox>
            <w10:anchorlock/>
          </v:shape>
        </w:pict>
      </w:r>
    </w:p>
    <w:p w14:paraId="71C8D44E" w14:textId="3EE43A1F" w:rsidR="002D2346" w:rsidRDefault="002D2346" w:rsidP="002D2346">
      <w:pPr>
        <w:widowControl/>
        <w:ind w:firstLine="420"/>
        <w:rPr>
          <w:rFonts w:ascii="Times New Roman" w:eastAsia="宋体" w:hAnsi="Times New Roman" w:cs="宋体"/>
          <w:kern w:val="0"/>
          <w:sz w:val="24"/>
          <w:szCs w:val="24"/>
        </w:rPr>
      </w:pPr>
      <w:r w:rsidRPr="00A85923">
        <w:rPr>
          <w:rFonts w:ascii="Times New Roman" w:eastAsia="宋体" w:hAnsi="Times New Roman" w:cs="宋体" w:hint="eastAsia"/>
          <w:kern w:val="0"/>
          <w:sz w:val="24"/>
          <w:szCs w:val="24"/>
        </w:rPr>
        <w:t>以人为中心的交互</w:t>
      </w:r>
      <w:r w:rsidR="00B42260" w:rsidRPr="00A85923">
        <w:rPr>
          <w:rFonts w:ascii="Times New Roman" w:eastAsia="宋体" w:hAnsi="Times New Roman" w:cs="宋体" w:hint="eastAsia"/>
          <w:kern w:val="0"/>
          <w:sz w:val="24"/>
          <w:szCs w:val="24"/>
        </w:rPr>
        <w:t>是</w:t>
      </w:r>
      <w:proofErr w:type="gramStart"/>
      <w:r w:rsidR="00B42260" w:rsidRPr="00A85923">
        <w:rPr>
          <w:rFonts w:ascii="Times New Roman" w:eastAsia="宋体" w:hAnsi="Times New Roman" w:cs="宋体" w:hint="eastAsia"/>
          <w:kern w:val="0"/>
          <w:sz w:val="24"/>
          <w:szCs w:val="24"/>
        </w:rPr>
        <w:t>农业元</w:t>
      </w:r>
      <w:proofErr w:type="gramEnd"/>
      <w:r w:rsidR="00B42260" w:rsidRPr="00A85923">
        <w:rPr>
          <w:rFonts w:ascii="Times New Roman" w:eastAsia="宋体" w:hAnsi="Times New Roman" w:cs="宋体" w:hint="eastAsia"/>
          <w:kern w:val="0"/>
          <w:sz w:val="24"/>
          <w:szCs w:val="24"/>
        </w:rPr>
        <w:t>宇宙的核心思想</w:t>
      </w:r>
      <w:r w:rsidR="00A85923" w:rsidRPr="00A85923">
        <w:rPr>
          <w:rFonts w:ascii="Times New Roman" w:eastAsia="宋体" w:hAnsi="Times New Roman" w:cs="宋体" w:hint="eastAsia"/>
          <w:kern w:val="0"/>
          <w:sz w:val="24"/>
          <w:szCs w:val="24"/>
        </w:rPr>
        <w:t>，贯穿该框架的始终。元宇宙中虚实交互的温室控制需协调农民的工作时间；</w:t>
      </w:r>
      <w:r w:rsidR="00A85923">
        <w:rPr>
          <w:rFonts w:ascii="Times New Roman" w:eastAsia="宋体" w:hAnsi="Times New Roman" w:cs="宋体" w:hint="eastAsia"/>
          <w:kern w:val="0"/>
          <w:sz w:val="24"/>
          <w:szCs w:val="24"/>
        </w:rPr>
        <w:t>物联网及动态社会化元素</w:t>
      </w:r>
      <w:r w:rsidR="00A85923">
        <w:rPr>
          <w:rFonts w:ascii="Times New Roman" w:eastAsia="宋体" w:hAnsi="Times New Roman" w:cs="宋体" w:hint="eastAsia"/>
          <w:kern w:val="0"/>
          <w:sz w:val="24"/>
          <w:szCs w:val="24"/>
        </w:rPr>
        <w:t>需要符合人类社会的欲求规律；</w:t>
      </w:r>
      <w:r w:rsidR="00A85923">
        <w:rPr>
          <w:rFonts w:ascii="Times New Roman" w:eastAsia="宋体" w:hAnsi="Times New Roman" w:cs="宋体" w:hint="eastAsia"/>
          <w:kern w:val="0"/>
          <w:sz w:val="24"/>
          <w:szCs w:val="24"/>
        </w:rPr>
        <w:t>社会化温室</w:t>
      </w:r>
      <w:r w:rsidR="00A85923">
        <w:rPr>
          <w:rFonts w:ascii="Times New Roman" w:eastAsia="宋体" w:hAnsi="Times New Roman" w:cs="宋体" w:hint="eastAsia"/>
          <w:kern w:val="0"/>
          <w:sz w:val="24"/>
          <w:szCs w:val="24"/>
        </w:rPr>
        <w:t>需要考虑消费者的需求偏好</w:t>
      </w:r>
      <w:r w:rsidR="00A85923">
        <w:rPr>
          <w:rFonts w:ascii="Times New Roman" w:eastAsia="宋体" w:hAnsi="Times New Roman" w:cs="宋体" w:hint="eastAsia"/>
          <w:kern w:val="0"/>
          <w:sz w:val="24"/>
          <w:szCs w:val="24"/>
        </w:rPr>
        <w:t>和生产者</w:t>
      </w:r>
      <w:r w:rsidR="00A85923">
        <w:rPr>
          <w:rFonts w:ascii="Times New Roman" w:eastAsia="宋体" w:hAnsi="Times New Roman" w:cs="宋体" w:hint="eastAsia"/>
          <w:kern w:val="0"/>
          <w:sz w:val="24"/>
          <w:szCs w:val="24"/>
        </w:rPr>
        <w:t>生产运输条件，以人为中心的交互是以上过程的工作指南，指导整个</w:t>
      </w:r>
      <w:proofErr w:type="gramStart"/>
      <w:r w:rsidR="00A85923">
        <w:rPr>
          <w:rFonts w:ascii="Times New Roman" w:eastAsia="宋体" w:hAnsi="Times New Roman" w:cs="宋体" w:hint="eastAsia"/>
          <w:kern w:val="0"/>
          <w:sz w:val="24"/>
          <w:szCs w:val="24"/>
        </w:rPr>
        <w:t>农业元</w:t>
      </w:r>
      <w:proofErr w:type="gramEnd"/>
      <w:r w:rsidR="00A85923">
        <w:rPr>
          <w:rFonts w:ascii="Times New Roman" w:eastAsia="宋体" w:hAnsi="Times New Roman" w:cs="宋体" w:hint="eastAsia"/>
          <w:kern w:val="0"/>
          <w:sz w:val="24"/>
          <w:szCs w:val="24"/>
        </w:rPr>
        <w:t>宇宙工作。</w:t>
      </w:r>
    </w:p>
    <w:p w14:paraId="5B852E48" w14:textId="2F6B5AF1" w:rsidR="002D2346" w:rsidRDefault="002D2346" w:rsidP="002D2346">
      <w:pPr>
        <w:widowControl/>
        <w:ind w:firstLine="420"/>
        <w:rPr>
          <w:rFonts w:ascii="Times New Roman" w:eastAsia="宋体" w:hAnsi="Times New Roman" w:cs="宋体"/>
          <w:kern w:val="0"/>
          <w:sz w:val="24"/>
          <w:szCs w:val="24"/>
        </w:rPr>
      </w:pPr>
      <w:proofErr w:type="gramStart"/>
      <w:r>
        <w:rPr>
          <w:rFonts w:ascii="Times New Roman" w:eastAsia="宋体" w:hAnsi="Times New Roman" w:cs="宋体" w:hint="eastAsia"/>
          <w:kern w:val="0"/>
          <w:sz w:val="24"/>
          <w:szCs w:val="24"/>
        </w:rPr>
        <w:t>农业元</w:t>
      </w:r>
      <w:proofErr w:type="gramEnd"/>
      <w:r>
        <w:rPr>
          <w:rFonts w:ascii="Times New Roman" w:eastAsia="宋体" w:hAnsi="Times New Roman" w:cs="宋体" w:hint="eastAsia"/>
          <w:kern w:val="0"/>
          <w:sz w:val="24"/>
          <w:szCs w:val="24"/>
        </w:rPr>
        <w:t>宇宙</w:t>
      </w:r>
      <w:r w:rsidR="007A5B3E">
        <w:rPr>
          <w:rFonts w:ascii="Times New Roman" w:eastAsia="宋体" w:hAnsi="Times New Roman" w:cs="宋体" w:hint="eastAsia"/>
          <w:kern w:val="0"/>
          <w:sz w:val="24"/>
          <w:szCs w:val="24"/>
        </w:rPr>
        <w:t>是该框架的核心组成，协调整个系统的运作。一方面，元宇宙接受物理温室及智能机器人生成的</w:t>
      </w:r>
      <w:r w:rsidR="007A5B3E">
        <w:rPr>
          <w:rFonts w:ascii="Times New Roman" w:eastAsia="宋体" w:hAnsi="Times New Roman" w:cs="宋体" w:hint="eastAsia"/>
          <w:kern w:val="0"/>
          <w:sz w:val="24"/>
          <w:szCs w:val="24"/>
        </w:rPr>
        <w:t>Human</w:t>
      </w:r>
      <w:r w:rsidR="007A5B3E">
        <w:rPr>
          <w:rFonts w:ascii="Times New Roman" w:eastAsia="宋体" w:hAnsi="Times New Roman" w:cs="宋体"/>
          <w:kern w:val="0"/>
          <w:sz w:val="24"/>
          <w:szCs w:val="24"/>
        </w:rPr>
        <w:t xml:space="preserve"> Knowledge</w:t>
      </w:r>
      <w:r w:rsidR="007A5B3E">
        <w:rPr>
          <w:rFonts w:ascii="Times New Roman" w:eastAsia="宋体" w:hAnsi="Times New Roman" w:cs="宋体" w:hint="eastAsia"/>
          <w:kern w:val="0"/>
          <w:sz w:val="24"/>
          <w:szCs w:val="24"/>
        </w:rPr>
        <w:t>、</w:t>
      </w:r>
      <w:r w:rsidR="007A5B3E">
        <w:rPr>
          <w:rFonts w:ascii="Times New Roman" w:eastAsia="宋体" w:hAnsi="Times New Roman" w:cs="宋体" w:hint="eastAsia"/>
          <w:kern w:val="0"/>
          <w:sz w:val="24"/>
          <w:szCs w:val="24"/>
        </w:rPr>
        <w:t>c</w:t>
      </w:r>
      <w:r w:rsidR="007A5B3E">
        <w:rPr>
          <w:rFonts w:ascii="Times New Roman" w:eastAsia="宋体" w:hAnsi="Times New Roman" w:cs="宋体"/>
          <w:kern w:val="0"/>
          <w:sz w:val="24"/>
          <w:szCs w:val="24"/>
        </w:rPr>
        <w:t>rops model and digital devices</w:t>
      </w:r>
      <w:r w:rsidR="007A5B3E">
        <w:rPr>
          <w:rFonts w:ascii="Times New Roman" w:eastAsia="宋体" w:hAnsi="Times New Roman" w:cs="宋体" w:hint="eastAsia"/>
          <w:kern w:val="0"/>
          <w:sz w:val="24"/>
          <w:szCs w:val="24"/>
        </w:rPr>
        <w:t>，结合以人为中心的互操作性方法，依据温室数字孪生对这些内容展开控制、测试、风险判断和定制；另一方面，所提出的</w:t>
      </w:r>
      <w:r w:rsidR="007A5B3E">
        <w:rPr>
          <w:rFonts w:ascii="Times New Roman" w:eastAsia="宋体" w:hAnsi="Times New Roman" w:cs="宋体" w:hint="eastAsia"/>
          <w:kern w:val="0"/>
          <w:sz w:val="24"/>
          <w:szCs w:val="24"/>
        </w:rPr>
        <w:t>Human</w:t>
      </w:r>
      <w:r w:rsidR="007A5B3E">
        <w:rPr>
          <w:rFonts w:ascii="Times New Roman" w:eastAsia="宋体" w:hAnsi="Times New Roman" w:cs="宋体"/>
          <w:kern w:val="0"/>
          <w:sz w:val="24"/>
          <w:szCs w:val="24"/>
        </w:rPr>
        <w:t xml:space="preserve"> Knowledge</w:t>
      </w:r>
      <w:r w:rsidR="007A5B3E">
        <w:rPr>
          <w:rFonts w:ascii="Times New Roman" w:eastAsia="宋体" w:hAnsi="Times New Roman" w:cs="宋体" w:hint="eastAsia"/>
          <w:kern w:val="0"/>
          <w:sz w:val="24"/>
          <w:szCs w:val="24"/>
        </w:rPr>
        <w:t>、</w:t>
      </w:r>
      <w:r w:rsidR="007A5B3E">
        <w:rPr>
          <w:rFonts w:ascii="Times New Roman" w:eastAsia="宋体" w:hAnsi="Times New Roman" w:cs="宋体" w:hint="eastAsia"/>
          <w:kern w:val="0"/>
          <w:sz w:val="24"/>
          <w:szCs w:val="24"/>
        </w:rPr>
        <w:t>c</w:t>
      </w:r>
      <w:r w:rsidR="007A5B3E">
        <w:rPr>
          <w:rFonts w:ascii="Times New Roman" w:eastAsia="宋体" w:hAnsi="Times New Roman" w:cs="宋体"/>
          <w:kern w:val="0"/>
          <w:sz w:val="24"/>
          <w:szCs w:val="24"/>
        </w:rPr>
        <w:t>rops model and digital devices</w:t>
      </w:r>
      <w:r w:rsidR="007A5B3E">
        <w:rPr>
          <w:rFonts w:ascii="Times New Roman" w:eastAsia="宋体" w:hAnsi="Times New Roman" w:cs="宋体" w:hint="eastAsia"/>
          <w:kern w:val="0"/>
          <w:sz w:val="24"/>
          <w:szCs w:val="24"/>
        </w:rPr>
        <w:t>，又可以对温室数字孪生的控制、测试、风险判断和定制开展评价，形成双向控制。</w:t>
      </w:r>
      <w:r w:rsidR="007A5B3E" w:rsidRPr="00A85923">
        <w:rPr>
          <w:rFonts w:ascii="Times New Roman" w:eastAsia="宋体" w:hAnsi="Times New Roman" w:cs="宋体" w:hint="eastAsia"/>
          <w:kern w:val="0"/>
          <w:sz w:val="24"/>
          <w:szCs w:val="24"/>
        </w:rPr>
        <w:t>元宇宙在虚实交互的过程中收集数据，</w:t>
      </w:r>
      <w:r w:rsidR="00A85923">
        <w:rPr>
          <w:rFonts w:ascii="Times New Roman" w:eastAsia="宋体" w:hAnsi="Times New Roman" w:cs="宋体" w:hint="eastAsia"/>
          <w:kern w:val="0"/>
          <w:sz w:val="24"/>
          <w:szCs w:val="24"/>
        </w:rPr>
        <w:t>实现智能温室的实时监测、智能预测和智能调控。</w:t>
      </w:r>
    </w:p>
    <w:p w14:paraId="72914339" w14:textId="09EF2EE1" w:rsidR="002D2346" w:rsidRDefault="002D2346" w:rsidP="002D2346">
      <w:pPr>
        <w:widowControl/>
        <w:ind w:firstLine="420"/>
        <w:rPr>
          <w:rFonts w:ascii="Times New Roman" w:eastAsia="宋体" w:hAnsi="Times New Roman" w:cs="宋体" w:hint="eastAsia"/>
          <w:kern w:val="0"/>
          <w:sz w:val="24"/>
          <w:szCs w:val="24"/>
        </w:rPr>
      </w:pPr>
      <w:r>
        <w:rPr>
          <w:rFonts w:ascii="Times New Roman" w:eastAsia="宋体" w:hAnsi="Times New Roman" w:cs="宋体" w:hint="eastAsia"/>
          <w:kern w:val="0"/>
          <w:sz w:val="24"/>
          <w:szCs w:val="24"/>
        </w:rPr>
        <w:t>物联网及动态社会化元素</w:t>
      </w:r>
      <w:r w:rsidR="00F7147E">
        <w:rPr>
          <w:rFonts w:ascii="Times New Roman" w:eastAsia="宋体" w:hAnsi="Times New Roman" w:cs="宋体" w:hint="eastAsia"/>
          <w:kern w:val="0"/>
          <w:sz w:val="24"/>
          <w:szCs w:val="24"/>
        </w:rPr>
        <w:t>由</w:t>
      </w:r>
      <w:r w:rsidR="00B42260">
        <w:rPr>
          <w:rFonts w:ascii="Times New Roman" w:eastAsia="宋体" w:hAnsi="Times New Roman" w:cs="宋体" w:hint="eastAsia"/>
          <w:kern w:val="0"/>
          <w:sz w:val="24"/>
          <w:szCs w:val="24"/>
        </w:rPr>
        <w:t>物理温室及智能机器人与人交互而成，包含</w:t>
      </w:r>
      <w:r w:rsidR="008A000E">
        <w:rPr>
          <w:rFonts w:ascii="Times New Roman" w:eastAsia="宋体" w:hAnsi="Times New Roman" w:cs="宋体" w:hint="eastAsia"/>
          <w:kern w:val="0"/>
          <w:sz w:val="24"/>
          <w:szCs w:val="24"/>
        </w:rPr>
        <w:t>Internet</w:t>
      </w:r>
      <w:r w:rsidR="008A000E">
        <w:rPr>
          <w:rFonts w:ascii="Times New Roman" w:eastAsia="宋体" w:hAnsi="Times New Roman" w:cs="宋体"/>
          <w:kern w:val="0"/>
          <w:sz w:val="24"/>
          <w:szCs w:val="24"/>
        </w:rPr>
        <w:t xml:space="preserve"> </w:t>
      </w:r>
      <w:r w:rsidR="008A000E">
        <w:rPr>
          <w:rFonts w:ascii="Times New Roman" w:eastAsia="宋体" w:hAnsi="Times New Roman" w:cs="宋体" w:hint="eastAsia"/>
          <w:kern w:val="0"/>
          <w:sz w:val="24"/>
          <w:szCs w:val="24"/>
        </w:rPr>
        <w:t>of</w:t>
      </w:r>
      <w:r w:rsidR="008A000E">
        <w:rPr>
          <w:rFonts w:ascii="Times New Roman" w:eastAsia="宋体" w:hAnsi="Times New Roman" w:cs="宋体"/>
          <w:kern w:val="0"/>
          <w:sz w:val="24"/>
          <w:szCs w:val="24"/>
        </w:rPr>
        <w:t xml:space="preserve"> Things</w:t>
      </w:r>
      <w:r w:rsidR="00B42260">
        <w:rPr>
          <w:rFonts w:ascii="Times New Roman" w:eastAsia="宋体" w:hAnsi="Times New Roman" w:cs="宋体" w:hint="eastAsia"/>
          <w:kern w:val="0"/>
          <w:sz w:val="24"/>
          <w:szCs w:val="24"/>
        </w:rPr>
        <w:t>和</w:t>
      </w:r>
      <w:r w:rsidR="008A000E" w:rsidRPr="008A000E">
        <w:rPr>
          <w:rFonts w:ascii="Times New Roman" w:eastAsia="宋体" w:hAnsi="Times New Roman" w:cs="宋体"/>
          <w:kern w:val="0"/>
          <w:sz w:val="24"/>
          <w:szCs w:val="24"/>
        </w:rPr>
        <w:t>dynamic social factors</w:t>
      </w:r>
      <w:r w:rsidR="00B42260">
        <w:rPr>
          <w:rFonts w:ascii="Times New Roman" w:eastAsia="宋体" w:hAnsi="Times New Roman" w:cs="宋体" w:hint="eastAsia"/>
          <w:kern w:val="0"/>
          <w:sz w:val="24"/>
          <w:szCs w:val="24"/>
        </w:rPr>
        <w:t>。物联网平台中</w:t>
      </w:r>
      <w:r w:rsidR="00C60AAE">
        <w:rPr>
          <w:rFonts w:ascii="Times New Roman" w:eastAsia="宋体" w:hAnsi="Times New Roman" w:cs="宋体" w:hint="eastAsia"/>
          <w:kern w:val="0"/>
          <w:sz w:val="24"/>
          <w:szCs w:val="24"/>
        </w:rPr>
        <w:t>包括：</w:t>
      </w:r>
      <w:r w:rsidR="00B42260">
        <w:rPr>
          <w:rFonts w:ascii="Times New Roman" w:eastAsia="宋体" w:hAnsi="Times New Roman" w:cs="宋体" w:hint="eastAsia"/>
          <w:kern w:val="0"/>
          <w:sz w:val="24"/>
          <w:szCs w:val="24"/>
        </w:rPr>
        <w:t>人类作为智能温室的操</w:t>
      </w:r>
      <w:r w:rsidR="00B42260" w:rsidRPr="00C60AAE">
        <w:rPr>
          <w:rFonts w:ascii="Times New Roman" w:eastAsia="宋体" w:hAnsi="Times New Roman" w:cs="宋体" w:hint="eastAsia"/>
          <w:kern w:val="0"/>
          <w:sz w:val="24"/>
          <w:szCs w:val="24"/>
        </w:rPr>
        <w:t>控者</w:t>
      </w:r>
      <w:r w:rsidR="008A000E" w:rsidRPr="00C60AAE">
        <w:rPr>
          <w:rFonts w:ascii="Times New Roman" w:eastAsia="宋体" w:hAnsi="Times New Roman" w:cs="宋体" w:hint="eastAsia"/>
          <w:kern w:val="0"/>
          <w:sz w:val="24"/>
          <w:szCs w:val="24"/>
        </w:rPr>
        <w:t>控制元宇宙系统</w:t>
      </w:r>
      <w:r w:rsidR="00C60AAE">
        <w:rPr>
          <w:rFonts w:ascii="Times New Roman" w:eastAsia="宋体" w:hAnsi="Times New Roman" w:cs="宋体" w:hint="eastAsia"/>
          <w:kern w:val="0"/>
          <w:sz w:val="24"/>
          <w:szCs w:val="24"/>
        </w:rPr>
        <w:t>，同时</w:t>
      </w:r>
      <w:r w:rsidR="008A000E" w:rsidRPr="00C60AAE">
        <w:rPr>
          <w:rFonts w:ascii="Times New Roman" w:eastAsia="宋体" w:hAnsi="Times New Roman" w:cs="宋体" w:hint="eastAsia"/>
          <w:kern w:val="0"/>
          <w:sz w:val="24"/>
          <w:szCs w:val="24"/>
        </w:rPr>
        <w:t>作为工作者被迫接收元宇宙的调控，形成为物联网中的</w:t>
      </w:r>
      <w:r w:rsidR="008A000E" w:rsidRPr="00C60AAE">
        <w:rPr>
          <w:rFonts w:ascii="Times New Roman" w:eastAsia="宋体" w:hAnsi="Times New Roman" w:cs="宋体" w:hint="eastAsia"/>
          <w:kern w:val="0"/>
          <w:sz w:val="24"/>
          <w:szCs w:val="24"/>
        </w:rPr>
        <w:t>T</w:t>
      </w:r>
      <w:r w:rsidR="008A000E" w:rsidRPr="00C60AAE">
        <w:rPr>
          <w:rFonts w:ascii="Times New Roman" w:eastAsia="宋体" w:hAnsi="Times New Roman" w:cs="宋体"/>
          <w:kern w:val="0"/>
          <w:sz w:val="24"/>
          <w:szCs w:val="24"/>
        </w:rPr>
        <w:t>wo-way auctions</w:t>
      </w:r>
      <w:r w:rsidR="00A85923" w:rsidRPr="00C60AAE">
        <w:rPr>
          <w:rFonts w:ascii="Times New Roman" w:eastAsia="宋体" w:hAnsi="Times New Roman" w:cs="宋体" w:hint="eastAsia"/>
          <w:kern w:val="0"/>
          <w:sz w:val="24"/>
          <w:szCs w:val="24"/>
        </w:rPr>
        <w:t>；人作为消费者购买农产品生成的智能订单</w:t>
      </w:r>
      <w:r w:rsidR="00C60AAE" w:rsidRPr="00C60AAE">
        <w:rPr>
          <w:rFonts w:ascii="Times New Roman" w:eastAsia="宋体" w:hAnsi="Times New Roman" w:cs="宋体" w:hint="eastAsia"/>
          <w:kern w:val="0"/>
          <w:sz w:val="24"/>
          <w:szCs w:val="24"/>
        </w:rPr>
        <w:t>；</w:t>
      </w:r>
      <w:r w:rsidR="00C60AAE">
        <w:rPr>
          <w:rFonts w:ascii="Times New Roman" w:eastAsia="宋体" w:hAnsi="Times New Roman" w:cs="宋体" w:hint="eastAsia"/>
          <w:kern w:val="0"/>
          <w:sz w:val="24"/>
          <w:szCs w:val="24"/>
        </w:rPr>
        <w:t>包含</w:t>
      </w:r>
      <w:r w:rsidR="00C60AAE" w:rsidRPr="00C60AAE">
        <w:rPr>
          <w:rFonts w:ascii="Times New Roman" w:eastAsia="宋体" w:hAnsi="Times New Roman" w:cs="宋体" w:hint="eastAsia"/>
          <w:kern w:val="0"/>
          <w:sz w:val="24"/>
          <w:szCs w:val="24"/>
        </w:rPr>
        <w:t>农产品</w:t>
      </w:r>
      <w:r w:rsidR="00C60AAE">
        <w:rPr>
          <w:rFonts w:ascii="Times New Roman" w:eastAsia="宋体" w:hAnsi="Times New Roman" w:cs="宋体" w:hint="eastAsia"/>
          <w:kern w:val="0"/>
          <w:sz w:val="24"/>
          <w:szCs w:val="24"/>
        </w:rPr>
        <w:t>从产生到销售的追溯信息。</w:t>
      </w:r>
      <w:r w:rsidR="00C60AAE" w:rsidRPr="008A000E">
        <w:rPr>
          <w:rFonts w:ascii="Times New Roman" w:eastAsia="宋体" w:hAnsi="Times New Roman" w:cs="宋体"/>
          <w:kern w:val="0"/>
          <w:sz w:val="24"/>
          <w:szCs w:val="24"/>
        </w:rPr>
        <w:t>dynamic social factors</w:t>
      </w:r>
      <w:r w:rsidR="00C60AAE">
        <w:rPr>
          <w:rFonts w:ascii="Times New Roman" w:eastAsia="宋体" w:hAnsi="Times New Roman" w:cs="宋体" w:hint="eastAsia"/>
          <w:kern w:val="0"/>
          <w:sz w:val="24"/>
          <w:szCs w:val="24"/>
        </w:rPr>
        <w:t>包括：智能温室的物理信息；农产品的物流信息；订单变更信息。</w:t>
      </w:r>
      <w:r w:rsidR="00C60AAE" w:rsidRPr="00261F85">
        <w:rPr>
          <w:rFonts w:ascii="Times New Roman" w:eastAsia="宋体" w:hAnsi="Times New Roman" w:cs="宋体" w:hint="eastAsia"/>
          <w:kern w:val="0"/>
          <w:sz w:val="24"/>
          <w:szCs w:val="24"/>
        </w:rPr>
        <w:t>物联网及动态社会化元素</w:t>
      </w:r>
      <w:r w:rsidR="00261F85">
        <w:rPr>
          <w:rFonts w:ascii="Times New Roman" w:eastAsia="宋体" w:hAnsi="Times New Roman" w:cs="宋体" w:hint="eastAsia"/>
          <w:kern w:val="0"/>
          <w:sz w:val="24"/>
          <w:szCs w:val="24"/>
        </w:rPr>
        <w:t>为以人为中心的交互提供数据支撑，为</w:t>
      </w:r>
      <w:r w:rsidR="00D728DD">
        <w:rPr>
          <w:rFonts w:ascii="Times New Roman" w:eastAsia="宋体" w:hAnsi="Times New Roman" w:cs="宋体" w:hint="eastAsia"/>
          <w:kern w:val="0"/>
          <w:sz w:val="24"/>
          <w:szCs w:val="24"/>
        </w:rPr>
        <w:t>温室的协同控制、农产品追溯系统提供保障。</w:t>
      </w:r>
    </w:p>
    <w:p w14:paraId="3125BEA2" w14:textId="7B85B83D" w:rsidR="006A2A77" w:rsidRDefault="002D2346" w:rsidP="008452E1">
      <w:pPr>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社会化温室</w:t>
      </w:r>
      <w:r w:rsidR="00F7147E">
        <w:rPr>
          <w:rFonts w:ascii="Times New Roman" w:eastAsia="宋体" w:hAnsi="Times New Roman" w:cs="宋体" w:hint="eastAsia"/>
          <w:kern w:val="0"/>
          <w:sz w:val="24"/>
          <w:szCs w:val="24"/>
        </w:rPr>
        <w:t>由人与温室数字孪生交互形成，以区块链技术为核心，由多个</w:t>
      </w:r>
      <w:r w:rsidR="00F7147E">
        <w:rPr>
          <w:rFonts w:ascii="Times New Roman" w:eastAsia="宋体" w:hAnsi="Times New Roman" w:cs="宋体" w:hint="eastAsia"/>
          <w:kern w:val="0"/>
          <w:sz w:val="24"/>
          <w:szCs w:val="24"/>
        </w:rPr>
        <w:lastRenderedPageBreak/>
        <w:t>温室生产者和社会消费者组成。生产者和消费者根据地理位置信息组成不同的区块，</w:t>
      </w:r>
      <w:r w:rsidR="008A000E">
        <w:rPr>
          <w:rFonts w:ascii="Times New Roman" w:eastAsia="宋体" w:hAnsi="Times New Roman" w:cs="宋体" w:hint="eastAsia"/>
          <w:kern w:val="0"/>
          <w:sz w:val="24"/>
          <w:szCs w:val="24"/>
        </w:rPr>
        <w:t>允许生产者和消费者</w:t>
      </w:r>
      <w:r w:rsidR="00F7147E">
        <w:rPr>
          <w:rFonts w:ascii="Times New Roman" w:eastAsia="宋体" w:hAnsi="Times New Roman" w:cs="宋体" w:hint="eastAsia"/>
          <w:kern w:val="0"/>
          <w:sz w:val="24"/>
          <w:szCs w:val="24"/>
        </w:rPr>
        <w:t>进行点对点的直接交易。消费者参观指定的虚拟温室并购买农产品，可以获得真实透明的农产品信息和高沉浸感的购买体验；温室生产者直接送货上门，降低了储藏成本和物流成本。订单信息一方面可以个性化为消费者提供更适合口味的农产品需求，另一方面作为需求指导温室的生产活动，提高温室的经济效益。社会化温室为生产者和消费者之间提供了连接的桥梁，有助于降低生产成本，提高农产品的价值。</w:t>
      </w:r>
    </w:p>
    <w:p w14:paraId="450BE8F6" w14:textId="08FBC1D7" w:rsidR="00D728DD" w:rsidRDefault="00C60AAE" w:rsidP="001E6479">
      <w:pPr>
        <w:ind w:firstLine="420"/>
        <w:rPr>
          <w:rFonts w:ascii="Times New Roman" w:eastAsia="宋体" w:hAnsi="Times New Roman" w:cs="宋体" w:hint="eastAsia"/>
          <w:kern w:val="0"/>
          <w:sz w:val="24"/>
          <w:szCs w:val="24"/>
        </w:rPr>
      </w:pPr>
      <w:r w:rsidRPr="00C60AAE">
        <w:rPr>
          <w:rFonts w:ascii="Times New Roman" w:eastAsia="宋体" w:hAnsi="Times New Roman" w:cs="宋体" w:hint="eastAsia"/>
          <w:kern w:val="0"/>
          <w:sz w:val="24"/>
          <w:szCs w:val="24"/>
        </w:rPr>
        <w:t>元宇宙</w:t>
      </w:r>
      <w:r w:rsidR="001E6479">
        <w:rPr>
          <w:rFonts w:ascii="Times New Roman" w:eastAsia="宋体" w:hAnsi="Times New Roman" w:cs="宋体" w:hint="eastAsia"/>
          <w:kern w:val="0"/>
          <w:sz w:val="24"/>
          <w:szCs w:val="24"/>
        </w:rPr>
        <w:t>中</w:t>
      </w:r>
      <w:r w:rsidRPr="00C60AAE">
        <w:rPr>
          <w:rFonts w:ascii="Times New Roman" w:eastAsia="宋体" w:hAnsi="Times New Roman" w:cs="宋体" w:hint="eastAsia"/>
          <w:kern w:val="0"/>
          <w:sz w:val="24"/>
          <w:szCs w:val="24"/>
        </w:rPr>
        <w:t>以人为本的</w:t>
      </w:r>
      <w:r w:rsidR="001E6479">
        <w:rPr>
          <w:rFonts w:ascii="Times New Roman" w:eastAsia="宋体" w:hAnsi="Times New Roman" w:cs="宋体" w:hint="eastAsia"/>
          <w:kern w:val="0"/>
          <w:sz w:val="24"/>
          <w:szCs w:val="24"/>
        </w:rPr>
        <w:t>互操作</w:t>
      </w:r>
      <w:r w:rsidRPr="00C60AAE">
        <w:rPr>
          <w:rFonts w:ascii="Times New Roman" w:eastAsia="宋体" w:hAnsi="Times New Roman" w:cs="宋体" w:hint="eastAsia"/>
          <w:kern w:val="0"/>
          <w:sz w:val="24"/>
          <w:szCs w:val="24"/>
        </w:rPr>
        <w:t>框架</w:t>
      </w:r>
      <w:r w:rsidR="001E6479">
        <w:rPr>
          <w:rFonts w:ascii="Times New Roman" w:eastAsia="宋体" w:hAnsi="Times New Roman" w:cs="宋体" w:hint="eastAsia"/>
          <w:kern w:val="0"/>
          <w:sz w:val="24"/>
          <w:szCs w:val="24"/>
        </w:rPr>
        <w:t>已于华中农业大学成功应用，</w:t>
      </w:r>
      <w:r>
        <w:rPr>
          <w:rFonts w:ascii="Times New Roman" w:eastAsia="宋体" w:hAnsi="Times New Roman" w:cs="宋体" w:hint="eastAsia"/>
          <w:kern w:val="0"/>
          <w:sz w:val="24"/>
          <w:szCs w:val="24"/>
        </w:rPr>
        <w:t>构建了初步的</w:t>
      </w:r>
      <w:proofErr w:type="gramStart"/>
      <w:r>
        <w:rPr>
          <w:rFonts w:ascii="Times New Roman" w:eastAsia="宋体" w:hAnsi="Times New Roman" w:cs="宋体" w:hint="eastAsia"/>
          <w:kern w:val="0"/>
          <w:sz w:val="24"/>
          <w:szCs w:val="24"/>
        </w:rPr>
        <w:t>农业元</w:t>
      </w:r>
      <w:proofErr w:type="gramEnd"/>
      <w:r>
        <w:rPr>
          <w:rFonts w:ascii="Times New Roman" w:eastAsia="宋体" w:hAnsi="Times New Roman" w:cs="宋体" w:hint="eastAsia"/>
          <w:kern w:val="0"/>
          <w:sz w:val="24"/>
          <w:szCs w:val="24"/>
        </w:rPr>
        <w:t>宇宙</w:t>
      </w:r>
      <w:r w:rsidR="001E6479">
        <w:rPr>
          <w:rFonts w:ascii="Times New Roman" w:eastAsia="宋体" w:hAnsi="Times New Roman" w:cs="宋体" w:hint="eastAsia"/>
          <w:kern w:val="0"/>
          <w:sz w:val="24"/>
          <w:szCs w:val="24"/>
        </w:rPr>
        <w:t>系统。首先选用</w:t>
      </w:r>
      <w:proofErr w:type="spellStart"/>
      <w:r w:rsidR="001E6479">
        <w:rPr>
          <w:rFonts w:ascii="Times New Roman" w:eastAsia="宋体" w:hAnsi="Times New Roman" w:cs="宋体" w:hint="eastAsia"/>
          <w:kern w:val="0"/>
          <w:sz w:val="24"/>
          <w:szCs w:val="24"/>
        </w:rPr>
        <w:t>soildworks</w:t>
      </w:r>
      <w:proofErr w:type="spellEnd"/>
      <w:r w:rsidR="001E6479">
        <w:rPr>
          <w:rFonts w:ascii="Times New Roman" w:eastAsia="宋体" w:hAnsi="Times New Roman" w:cs="宋体" w:hint="eastAsia"/>
          <w:kern w:val="0"/>
          <w:sz w:val="24"/>
          <w:szCs w:val="24"/>
        </w:rPr>
        <w:t>和</w:t>
      </w:r>
      <w:r w:rsidR="001E6479">
        <w:rPr>
          <w:rFonts w:ascii="Times New Roman" w:eastAsia="宋体" w:hAnsi="Times New Roman" w:cs="宋体" w:hint="eastAsia"/>
          <w:kern w:val="0"/>
          <w:sz w:val="24"/>
          <w:szCs w:val="24"/>
        </w:rPr>
        <w:t>Unity</w:t>
      </w:r>
      <w:r w:rsidR="001E6479">
        <w:rPr>
          <w:rFonts w:ascii="Times New Roman" w:eastAsia="宋体" w:hAnsi="Times New Roman" w:cs="宋体" w:hint="eastAsia"/>
          <w:kern w:val="0"/>
          <w:sz w:val="24"/>
          <w:szCs w:val="24"/>
        </w:rPr>
        <w:t>软件构建温室数字孪生模型，如图</w:t>
      </w:r>
      <w:r w:rsidR="001E6479">
        <w:rPr>
          <w:rFonts w:ascii="Times New Roman" w:eastAsia="宋体" w:hAnsi="Times New Roman" w:cs="宋体" w:hint="eastAsia"/>
          <w:kern w:val="0"/>
          <w:sz w:val="24"/>
          <w:szCs w:val="24"/>
        </w:rPr>
        <w:t>4</w:t>
      </w:r>
      <w:r w:rsidR="001E6479">
        <w:rPr>
          <w:rFonts w:ascii="Times New Roman" w:eastAsia="宋体" w:hAnsi="Times New Roman" w:cs="宋体" w:hint="eastAsia"/>
          <w:kern w:val="0"/>
          <w:sz w:val="24"/>
          <w:szCs w:val="24"/>
        </w:rPr>
        <w:t>所示。</w:t>
      </w:r>
      <w:commentRangeStart w:id="5"/>
      <w:r w:rsidR="001E6479">
        <w:rPr>
          <w:rFonts w:ascii="Times New Roman" w:eastAsia="宋体" w:hAnsi="Times New Roman" w:cs="宋体" w:hint="eastAsia"/>
          <w:kern w:val="0"/>
          <w:sz w:val="24"/>
          <w:szCs w:val="24"/>
        </w:rPr>
        <w:t>凭借数字孪生可以实现对温室的实时监测、远程控制和社会化管理，给人最佳的沉浸感和体验感。</w:t>
      </w:r>
      <w:commentRangeEnd w:id="5"/>
      <w:r w:rsidR="00E27581">
        <w:rPr>
          <w:rStyle w:val="af4"/>
        </w:rPr>
        <w:commentReference w:id="5"/>
      </w:r>
    </w:p>
    <w:p w14:paraId="75E12F40" w14:textId="00F22F37" w:rsidR="002802F7" w:rsidRDefault="002802F7" w:rsidP="00D728DD">
      <w:pPr>
        <w:rPr>
          <w:rFonts w:ascii="Times New Roman" w:eastAsia="宋体" w:hAnsi="Times New Roman" w:cs="宋体" w:hint="eastAsia"/>
          <w:kern w:val="0"/>
          <w:sz w:val="24"/>
          <w:szCs w:val="24"/>
        </w:rPr>
      </w:pPr>
      <w:r>
        <w:rPr>
          <w:noProof/>
        </w:rPr>
      </w:r>
      <w:r w:rsidR="009910E5">
        <w:pict w14:anchorId="18BA16D7">
          <v:shape id="文本框 2" o:spid="_x0000_s2054" type="#_x0000_t202" style="width:415.6pt;height:19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" stroked="f">
            <v:textbox style="mso-fit-shape-to-text:t">
              <w:txbxContent>
                <w:p w14:paraId="4B5F5685" w14:textId="2BC3D260" w:rsidR="009910E5" w:rsidRDefault="009910E5" w:rsidP="009910E5">
                  <w:pPr>
                    <w:rPr>
                      <w:noProof/>
                    </w:rPr>
                  </w:pPr>
                  <w:r>
                    <w:rPr>
                      <w:noProof/>
                    </w:rPr>
                    <w:object w:dxaOrig="6160" w:dyaOrig="3071" w14:anchorId="21B5B8E0">
                      <v:shape id="_x0000_i1080" type="#_x0000_t75" style="width:202.7pt;height:100.95pt">
                        <v:imagedata r:id="rId16" o:title=""/>
                      </v:shape>
                      <o:OLEObject Type="Embed" ProgID="Visio.Drawing.15" ShapeID="_x0000_i1080" DrawAspect="Content" ObjectID="_1748291195" r:id="rId17"/>
                    </w:object>
                  </w:r>
                  <w:r>
                    <w:rPr>
                      <w:noProof/>
                    </w:rPr>
                    <w:object w:dxaOrig="6160" w:dyaOrig="3191" w14:anchorId="4BECC7DB">
                      <v:shape id="_x0000_i1074" type="#_x0000_t75" style="width:187.85pt;height:97.85pt">
                        <v:imagedata r:id="rId18" o:title=""/>
                      </v:shape>
                      <o:OLEObject Type="Embed" ProgID="Visio.Drawing.15" ShapeID="_x0000_i1074" DrawAspect="Content" ObjectID="_1748291196" r:id="rId19"/>
                    </w:object>
                  </w:r>
                </w:p>
                <w:p w14:paraId="1DC7CA28" w14:textId="18356C05" w:rsidR="009910E5" w:rsidRDefault="009910E5" w:rsidP="002802F7">
                  <w:pPr>
                    <w:jc w:val="center"/>
                    <w:rPr>
                      <w:rFonts w:ascii="宋体" w:eastAsia="宋体" w:hAnsi="宋体" w:hint="eastAsia"/>
                      <w:szCs w:val="21"/>
                    </w:rPr>
                  </w:pPr>
                  <w:r>
                    <w:rPr>
                      <w:rFonts w:hint="eastAsia"/>
                      <w:noProof/>
                    </w:rPr>
                    <w:t xml:space="preserve">（a） </w:t>
                  </w:r>
                  <w:r>
                    <w:rPr>
                      <w:noProof/>
                    </w:rPr>
                    <w:t xml:space="preserve">                                                               </w:t>
                  </w:r>
                  <w:r>
                    <w:rPr>
                      <w:rFonts w:hint="eastAsia"/>
                      <w:noProof/>
                    </w:rPr>
                    <w:t>（b）</w:t>
                  </w:r>
                </w:p>
                <w:p w14:paraId="2482EBE2" w14:textId="547DC013" w:rsidR="009910E5" w:rsidRPr="009910E5" w:rsidRDefault="002802F7" w:rsidP="009910E5">
                  <w:pPr>
                    <w:jc w:val="center"/>
                    <w:rPr>
                      <w:rFonts w:ascii="宋体" w:eastAsia="宋体" w:hAnsi="宋体" w:hint="eastAsia"/>
                      <w:szCs w:val="21"/>
                    </w:rPr>
                  </w:pPr>
                  <w:r w:rsidRPr="002A10CD">
                    <w:rPr>
                      <w:rFonts w:ascii="宋体" w:eastAsia="宋体" w:hAnsi="宋体" w:hint="eastAsia"/>
                      <w:szCs w:val="21"/>
                    </w:rPr>
                    <w:t>图</w:t>
                  </w:r>
                  <w:r w:rsidR="009910E5">
                    <w:rPr>
                      <w:rFonts w:ascii="宋体" w:eastAsia="宋体" w:hAnsi="宋体"/>
                      <w:szCs w:val="21"/>
                    </w:rPr>
                    <w:t>4</w:t>
                  </w:r>
                  <w:r w:rsidR="009910E5">
                    <w:rPr>
                      <w:rFonts w:ascii="宋体" w:eastAsia="宋体" w:hAnsi="宋体" w:hint="eastAsia"/>
                      <w:szCs w:val="21"/>
                    </w:rPr>
                    <w:t>（a）</w:t>
                  </w:r>
                  <w:r w:rsidRPr="005B326D">
                    <w:rPr>
                      <w:rFonts w:ascii="宋体" w:eastAsia="宋体" w:hAnsi="宋体" w:hint="eastAsia"/>
                      <w:szCs w:val="21"/>
                    </w:rPr>
                    <w:t>智能温室数字孪生模型</w:t>
                  </w:r>
                  <w:r w:rsidR="009910E5">
                    <w:rPr>
                      <w:rFonts w:ascii="宋体" w:eastAsia="宋体" w:hAnsi="宋体" w:hint="eastAsia"/>
                      <w:szCs w:val="21"/>
                    </w:rPr>
                    <w:t>外景</w:t>
                  </w:r>
                  <w:r w:rsidR="009910E5">
                    <w:rPr>
                      <w:rFonts w:ascii="宋体" w:eastAsia="宋体" w:hAnsi="宋体" w:hint="eastAsia"/>
                      <w:szCs w:val="21"/>
                    </w:rPr>
                    <w:t>（</w:t>
                  </w:r>
                  <w:r w:rsidR="009910E5">
                    <w:rPr>
                      <w:rFonts w:ascii="宋体" w:eastAsia="宋体" w:hAnsi="宋体" w:hint="eastAsia"/>
                      <w:szCs w:val="21"/>
                    </w:rPr>
                    <w:t>b</w:t>
                  </w:r>
                  <w:r w:rsidR="009910E5">
                    <w:rPr>
                      <w:rFonts w:ascii="宋体" w:eastAsia="宋体" w:hAnsi="宋体" w:hint="eastAsia"/>
                      <w:szCs w:val="21"/>
                    </w:rPr>
                    <w:t>）</w:t>
                  </w:r>
                  <w:r w:rsidR="009910E5" w:rsidRPr="005B326D">
                    <w:rPr>
                      <w:rFonts w:ascii="宋体" w:eastAsia="宋体" w:hAnsi="宋体" w:hint="eastAsia"/>
                      <w:szCs w:val="21"/>
                    </w:rPr>
                    <w:t>智能温室数字孪生模型</w:t>
                  </w:r>
                  <w:r w:rsidR="009910E5">
                    <w:rPr>
                      <w:rFonts w:ascii="宋体" w:eastAsia="宋体" w:hAnsi="宋体" w:hint="eastAsia"/>
                      <w:szCs w:val="21"/>
                    </w:rPr>
                    <w:t>内</w:t>
                  </w:r>
                  <w:r w:rsidR="009910E5">
                    <w:rPr>
                      <w:rFonts w:ascii="宋体" w:eastAsia="宋体" w:hAnsi="宋体" w:hint="eastAsia"/>
                      <w:szCs w:val="21"/>
                    </w:rPr>
                    <w:t>景</w:t>
                  </w:r>
                </w:p>
              </w:txbxContent>
            </v:textbox>
            <w10:anchorlock/>
          </v:shape>
        </w:pict>
      </w:r>
    </w:p>
    <w:p w14:paraId="428C9016" w14:textId="1EE7FE1A" w:rsidR="006A2A77" w:rsidRDefault="002D2346" w:rsidP="00903C5B">
      <w:pPr>
        <w:widowControl/>
        <w:rPr>
          <w:rFonts w:ascii="Times New Roman" w:eastAsia="黑体" w:hAnsi="Times New Roman" w:cs="Times New Roman"/>
          <w:b/>
          <w:kern w:val="0"/>
          <w:sz w:val="30"/>
          <w:szCs w:val="24"/>
        </w:rPr>
      </w:pPr>
      <w:r>
        <w:rPr>
          <w:rFonts w:ascii="Times New Roman" w:eastAsia="黑体" w:hAnsi="Times New Roman" w:cs="Times New Roman"/>
          <w:b/>
          <w:kern w:val="0"/>
          <w:sz w:val="30"/>
          <w:szCs w:val="24"/>
        </w:rPr>
        <w:t>4</w:t>
      </w:r>
      <w:r w:rsidR="006A2A77" w:rsidRPr="006A2A77">
        <w:rPr>
          <w:rFonts w:ascii="Times New Roman" w:eastAsia="黑体" w:hAnsi="Times New Roman" w:cs="Times New Roman"/>
          <w:b/>
          <w:kern w:val="0"/>
          <w:sz w:val="30"/>
          <w:szCs w:val="24"/>
        </w:rPr>
        <w:t xml:space="preserve"> </w:t>
      </w:r>
      <w:proofErr w:type="gramStart"/>
      <w:r w:rsidR="006A2A77" w:rsidRPr="006A2A77">
        <w:rPr>
          <w:rFonts w:ascii="Times New Roman" w:eastAsia="黑体" w:hAnsi="Times New Roman" w:cs="Times New Roman" w:hint="eastAsia"/>
          <w:b/>
          <w:kern w:val="0"/>
          <w:sz w:val="30"/>
          <w:szCs w:val="24"/>
        </w:rPr>
        <w:t>农业元</w:t>
      </w:r>
      <w:proofErr w:type="gramEnd"/>
      <w:r w:rsidR="006A2A77" w:rsidRPr="006A2A77">
        <w:rPr>
          <w:rFonts w:ascii="Times New Roman" w:eastAsia="黑体" w:hAnsi="Times New Roman" w:cs="Times New Roman" w:hint="eastAsia"/>
          <w:b/>
          <w:kern w:val="0"/>
          <w:sz w:val="30"/>
          <w:szCs w:val="24"/>
        </w:rPr>
        <w:t>宇宙的展望与总结</w:t>
      </w:r>
    </w:p>
    <w:p w14:paraId="6ACB625E" w14:textId="6C84708A" w:rsidR="008452E1" w:rsidRDefault="008452E1">
      <w:pPr>
        <w:widowControl/>
        <w:jc w:val="left"/>
        <w:rPr>
          <w:rFonts w:ascii="Times New Roman" w:eastAsia="宋体" w:hAnsi="Times New Roman" w:cs="宋体"/>
          <w:kern w:val="0"/>
          <w:sz w:val="24"/>
          <w:szCs w:val="24"/>
        </w:rPr>
      </w:pPr>
      <w:r>
        <w:rPr>
          <w:rFonts w:ascii="Times New Roman" w:eastAsia="宋体" w:hAnsi="Times New Roman" w:cs="宋体"/>
          <w:kern w:val="0"/>
          <w:sz w:val="24"/>
          <w:szCs w:val="24"/>
        </w:rPr>
        <w:tab/>
      </w:r>
      <w:r w:rsidRPr="001E6479">
        <w:rPr>
          <w:rFonts w:ascii="Times New Roman" w:eastAsia="宋体" w:hAnsi="Times New Roman" w:cs="宋体" w:hint="eastAsia"/>
          <w:kern w:val="0"/>
          <w:sz w:val="24"/>
          <w:szCs w:val="24"/>
        </w:rPr>
        <w:t>本文主要提出了一种元宇宙时代数字孪生的以人为本的互操作性方法并进行了验证。首先</w:t>
      </w:r>
      <w:r w:rsidR="001E6479">
        <w:rPr>
          <w:rFonts w:ascii="Times New Roman" w:eastAsia="宋体" w:hAnsi="Times New Roman" w:cs="宋体" w:hint="eastAsia"/>
          <w:kern w:val="0"/>
          <w:sz w:val="24"/>
          <w:szCs w:val="24"/>
        </w:rPr>
        <w:t>，结合文献对物联网、数字</w:t>
      </w:r>
      <w:proofErr w:type="gramStart"/>
      <w:r w:rsidR="001E6479">
        <w:rPr>
          <w:rFonts w:ascii="Times New Roman" w:eastAsia="宋体" w:hAnsi="Times New Roman" w:cs="宋体" w:hint="eastAsia"/>
          <w:kern w:val="0"/>
          <w:sz w:val="24"/>
          <w:szCs w:val="24"/>
        </w:rPr>
        <w:t>孪生和</w:t>
      </w:r>
      <w:proofErr w:type="gramEnd"/>
      <w:r w:rsidR="001E6479">
        <w:rPr>
          <w:rFonts w:ascii="Times New Roman" w:eastAsia="宋体" w:hAnsi="Times New Roman" w:cs="宋体" w:hint="eastAsia"/>
          <w:kern w:val="0"/>
          <w:sz w:val="24"/>
          <w:szCs w:val="24"/>
        </w:rPr>
        <w:t>元宇宙技术进行了总结对比，在元宇宙时代以人为本的互操作性方法十分必要；其次，提出了元宇宙中以人为本的互操作型方法框架。最后，设计了温室数字孪生的原型系统，验证</w:t>
      </w:r>
      <w:r w:rsidR="006B56EE">
        <w:rPr>
          <w:rFonts w:ascii="Times New Roman" w:eastAsia="宋体" w:hAnsi="Times New Roman" w:cs="宋体" w:hint="eastAsia"/>
          <w:kern w:val="0"/>
          <w:sz w:val="24"/>
          <w:szCs w:val="24"/>
        </w:rPr>
        <w:t>了</w:t>
      </w:r>
      <w:r w:rsidR="001E6479">
        <w:rPr>
          <w:rFonts w:ascii="Times New Roman" w:eastAsia="宋体" w:hAnsi="Times New Roman" w:cs="宋体" w:hint="eastAsia"/>
          <w:kern w:val="0"/>
          <w:sz w:val="24"/>
          <w:szCs w:val="24"/>
        </w:rPr>
        <w:t>以人为本的互操作性方法</w:t>
      </w:r>
      <w:r w:rsidR="006B56EE">
        <w:rPr>
          <w:rFonts w:ascii="Times New Roman" w:eastAsia="宋体" w:hAnsi="Times New Roman" w:cs="宋体" w:hint="eastAsia"/>
          <w:kern w:val="0"/>
          <w:sz w:val="24"/>
          <w:szCs w:val="24"/>
        </w:rPr>
        <w:t>的可行性，为</w:t>
      </w:r>
      <w:proofErr w:type="gramStart"/>
      <w:r w:rsidR="006B56EE">
        <w:rPr>
          <w:rFonts w:ascii="Times New Roman" w:eastAsia="宋体" w:hAnsi="Times New Roman" w:cs="宋体" w:hint="eastAsia"/>
          <w:kern w:val="0"/>
          <w:sz w:val="24"/>
          <w:szCs w:val="24"/>
        </w:rPr>
        <w:t>农业元</w:t>
      </w:r>
      <w:proofErr w:type="gramEnd"/>
      <w:r w:rsidR="006B56EE">
        <w:rPr>
          <w:rFonts w:ascii="Times New Roman" w:eastAsia="宋体" w:hAnsi="Times New Roman" w:cs="宋体" w:hint="eastAsia"/>
          <w:kern w:val="0"/>
          <w:sz w:val="24"/>
          <w:szCs w:val="24"/>
        </w:rPr>
        <w:t>宇宙的构建提供了一种可行的思路。</w:t>
      </w:r>
    </w:p>
    <w:p w14:paraId="5B75DF74" w14:textId="417CC62C" w:rsidR="00EF67A2" w:rsidRDefault="00EF67A2">
      <w:pPr>
        <w:widowControl/>
        <w:jc w:val="left"/>
        <w:rPr>
          <w:rFonts w:ascii="Times New Roman" w:eastAsia="宋体" w:hAnsi="Times New Roman" w:cs="宋体"/>
          <w:kern w:val="0"/>
          <w:sz w:val="24"/>
          <w:szCs w:val="24"/>
        </w:rPr>
      </w:pPr>
      <w:r>
        <w:rPr>
          <w:rFonts w:ascii="Times New Roman" w:eastAsia="宋体" w:hAnsi="Times New Roman" w:cs="宋体"/>
          <w:kern w:val="0"/>
          <w:sz w:val="24"/>
          <w:szCs w:val="24"/>
        </w:rPr>
        <w:br w:type="page"/>
      </w:r>
    </w:p>
    <w:p w14:paraId="521C21B1" w14:textId="188B60C0" w:rsidR="00905313" w:rsidRPr="00625CEF" w:rsidRDefault="00EF67A2" w:rsidP="00625CEF">
      <w:pPr>
        <w:widowControl/>
        <w:tabs>
          <w:tab w:val="left" w:pos="312"/>
        </w:tabs>
        <w:rPr>
          <w:rFonts w:ascii="Times New Roman" w:eastAsia="宋体" w:hAnsi="Times New Roman" w:cs="Times New Roman"/>
          <w:kern w:val="0"/>
          <w:sz w:val="24"/>
          <w:szCs w:val="24"/>
        </w:rPr>
      </w:pPr>
      <w:r w:rsidRPr="00625CEF">
        <w:rPr>
          <w:rFonts w:ascii="Times New Roman" w:eastAsia="宋体" w:hAnsi="Times New Roman" w:cs="Times New Roman"/>
          <w:kern w:val="0"/>
          <w:sz w:val="24"/>
          <w:szCs w:val="24"/>
        </w:rPr>
        <w:lastRenderedPageBreak/>
        <w:t>[1]Vermeulen SJ. 2014. Climate change, food security and small-scale producers: Analysis of findings of the Fifth Assessment Report (AR5) of the Intergovernmental Panel on Climate Change (IPCC). CCAFS Info Note. Copenhagen, Denmark: CGIAR Research Program on Climate Change, Agriculture and Food Security (CCAFS).</w:t>
      </w:r>
    </w:p>
    <w:p w14:paraId="613C6547" w14:textId="671D9EE1" w:rsidR="00040157" w:rsidRPr="00625CEF" w:rsidRDefault="006B56EE" w:rsidP="00625CEF">
      <w:pPr>
        <w:widowControl/>
        <w:tabs>
          <w:tab w:val="left" w:pos="312"/>
        </w:tabs>
        <w:rPr>
          <w:rFonts w:ascii="Times New Roman" w:eastAsia="宋体" w:hAnsi="Times New Roman" w:cs="Times New Roman"/>
          <w:kern w:val="0"/>
          <w:sz w:val="24"/>
          <w:szCs w:val="24"/>
        </w:rPr>
      </w:pPr>
      <w:r w:rsidRPr="00625CEF">
        <w:rPr>
          <w:rFonts w:ascii="Times New Roman" w:eastAsia="宋体" w:hAnsi="Times New Roman" w:cs="Times New Roman" w:hint="eastAsia"/>
          <w:kern w:val="0"/>
          <w:sz w:val="24"/>
          <w:szCs w:val="24"/>
        </w:rPr>
        <w:t>[</w:t>
      </w:r>
      <w:proofErr w:type="gramStart"/>
      <w:r w:rsidRPr="00625CEF">
        <w:rPr>
          <w:rFonts w:ascii="Times New Roman" w:eastAsia="宋体" w:hAnsi="Times New Roman" w:cs="Times New Roman"/>
          <w:kern w:val="0"/>
          <w:sz w:val="24"/>
          <w:szCs w:val="24"/>
        </w:rPr>
        <w:t>2]</w:t>
      </w:r>
      <w:r w:rsidR="00040157" w:rsidRPr="00625CEF">
        <w:rPr>
          <w:rFonts w:ascii="Times New Roman" w:eastAsia="宋体" w:hAnsi="Times New Roman" w:cs="Times New Roman"/>
          <w:kern w:val="0"/>
          <w:sz w:val="24"/>
          <w:szCs w:val="24"/>
        </w:rPr>
        <w:t>Wang</w:t>
      </w:r>
      <w:proofErr w:type="gramEnd"/>
      <w:r w:rsidR="00040157" w:rsidRPr="00625CEF">
        <w:rPr>
          <w:rFonts w:ascii="Times New Roman" w:eastAsia="宋体" w:hAnsi="Times New Roman" w:cs="Times New Roman"/>
          <w:kern w:val="0"/>
          <w:sz w:val="24"/>
          <w:szCs w:val="24"/>
        </w:rPr>
        <w:t xml:space="preserve"> X, Kang M, Sun H, et al. DeCASA in agriVerse: Parallel agriculture for smart villages in Metaverses[J]. IEEE/CAA Journal of Automatica Sinica, 2022, 9(12): 2055-2062.</w:t>
      </w:r>
    </w:p>
    <w:p w14:paraId="1FF3DD1A" w14:textId="0C8B3E96" w:rsidR="00CD5147" w:rsidRPr="00625CEF" w:rsidRDefault="006B56EE" w:rsidP="00625CEF">
      <w:pPr>
        <w:widowControl/>
        <w:tabs>
          <w:tab w:val="left" w:pos="312"/>
        </w:tabs>
        <w:rPr>
          <w:rFonts w:ascii="Times New Roman" w:eastAsia="宋体" w:hAnsi="Times New Roman" w:cs="Times New Roman"/>
          <w:kern w:val="0"/>
          <w:sz w:val="24"/>
          <w:szCs w:val="24"/>
        </w:rPr>
      </w:pPr>
      <w:bookmarkStart w:id="6" w:name="_Hlk137570311"/>
      <w:r w:rsidRPr="00625CEF">
        <w:rPr>
          <w:rFonts w:ascii="Times New Roman" w:eastAsia="宋体" w:hAnsi="Times New Roman" w:cs="Times New Roman"/>
          <w:kern w:val="0"/>
          <w:sz w:val="24"/>
          <w:szCs w:val="24"/>
        </w:rPr>
        <w:t>[</w:t>
      </w:r>
      <w:proofErr w:type="gramStart"/>
      <w:r w:rsidRPr="00625CEF">
        <w:rPr>
          <w:rFonts w:ascii="Times New Roman" w:eastAsia="宋体" w:hAnsi="Times New Roman" w:cs="Times New Roman"/>
          <w:kern w:val="0"/>
          <w:sz w:val="24"/>
          <w:szCs w:val="24"/>
        </w:rPr>
        <w:t>3]</w:t>
      </w:r>
      <w:r w:rsidR="00CD5147" w:rsidRPr="00625CEF">
        <w:rPr>
          <w:rFonts w:ascii="Times New Roman" w:eastAsia="宋体" w:hAnsi="Times New Roman" w:cs="Times New Roman"/>
          <w:kern w:val="0"/>
          <w:sz w:val="24"/>
          <w:szCs w:val="24"/>
        </w:rPr>
        <w:t>M.</w:t>
      </w:r>
      <w:proofErr w:type="gramEnd"/>
      <w:r w:rsidR="00CD5147" w:rsidRPr="00625CEF">
        <w:rPr>
          <w:rFonts w:ascii="Times New Roman" w:eastAsia="宋体" w:hAnsi="Times New Roman" w:cs="Times New Roman"/>
          <w:kern w:val="0"/>
          <w:sz w:val="24"/>
          <w:szCs w:val="24"/>
        </w:rPr>
        <w:t xml:space="preserve"> Ali Saberi,</w:t>
      </w:r>
      <w:bookmarkEnd w:id="6"/>
      <w:r w:rsidR="00CD5147" w:rsidRPr="00625CEF">
        <w:rPr>
          <w:rFonts w:ascii="Times New Roman" w:eastAsia="宋体" w:hAnsi="Times New Roman" w:cs="Times New Roman"/>
          <w:kern w:val="0"/>
          <w:sz w:val="24"/>
          <w:szCs w:val="24"/>
        </w:rPr>
        <w:t xml:space="preserve"> H. Mcheick, M. Adda and H. Ibrahim, "Toward Implementing Interoperability in Pervasive Healthcare Systems for Chronic Diseases By Decentralization and Modularity," 2022 3rd International Conference on Human-Centric Smart Environments for Health and Well-being (IHSH), Lévis, QC, Canada, 2022, pp. 64-72, doi: 10.1109/IHSH57076.2022.10092028.</w:t>
      </w:r>
    </w:p>
    <w:p w14:paraId="30D3BA90" w14:textId="1C0AF17A" w:rsidR="00CD5147" w:rsidRPr="00625CEF" w:rsidRDefault="006B56EE" w:rsidP="00625CEF">
      <w:pPr>
        <w:widowControl/>
        <w:tabs>
          <w:tab w:val="left" w:pos="312"/>
        </w:tabs>
        <w:rPr>
          <w:rFonts w:ascii="Times New Roman" w:eastAsia="宋体" w:hAnsi="Times New Roman" w:cs="Times New Roman"/>
          <w:kern w:val="0"/>
          <w:sz w:val="24"/>
          <w:szCs w:val="24"/>
        </w:rPr>
      </w:pPr>
      <w:r w:rsidRPr="00625CEF">
        <w:rPr>
          <w:rFonts w:ascii="Times New Roman" w:eastAsia="宋体" w:hAnsi="Times New Roman" w:cs="Times New Roman"/>
          <w:kern w:val="0"/>
          <w:sz w:val="24"/>
          <w:szCs w:val="24"/>
        </w:rPr>
        <w:t>[</w:t>
      </w:r>
      <w:proofErr w:type="gramStart"/>
      <w:r w:rsidRPr="00625CEF">
        <w:rPr>
          <w:rFonts w:ascii="Times New Roman" w:eastAsia="宋体" w:hAnsi="Times New Roman" w:cs="Times New Roman"/>
          <w:kern w:val="0"/>
          <w:sz w:val="24"/>
          <w:szCs w:val="24"/>
        </w:rPr>
        <w:t>4]</w:t>
      </w:r>
      <w:r w:rsidR="00CD5147" w:rsidRPr="00625CEF">
        <w:rPr>
          <w:rFonts w:ascii="Times New Roman" w:eastAsia="宋体" w:hAnsi="Times New Roman" w:cs="Times New Roman"/>
          <w:kern w:val="0"/>
          <w:sz w:val="24"/>
          <w:szCs w:val="24"/>
        </w:rPr>
        <w:t>Kong</w:t>
      </w:r>
      <w:proofErr w:type="gramEnd"/>
      <w:r w:rsidR="00CD5147" w:rsidRPr="00625CEF">
        <w:rPr>
          <w:rFonts w:ascii="Times New Roman" w:eastAsia="宋体" w:hAnsi="Times New Roman" w:cs="Times New Roman"/>
          <w:kern w:val="0"/>
          <w:sz w:val="24"/>
          <w:szCs w:val="24"/>
        </w:rPr>
        <w:t xml:space="preserve">, X.T.R., Luo, H., Huang, G.Q. et al. Industrial wearable system: the human-centric empowering technology in Industry 4.0. J Intell Manuf 30, 2853–2869 (2019). </w:t>
      </w:r>
      <w:hyperlink r:id="rId20" w:history="1">
        <w:r w:rsidR="00C82E00" w:rsidRPr="00625CEF">
          <w:rPr>
            <w:rFonts w:ascii="Times New Roman" w:eastAsia="宋体" w:hAnsi="Times New Roman" w:cs="Times New Roman"/>
            <w:kern w:val="0"/>
            <w:sz w:val="24"/>
            <w:szCs w:val="24"/>
          </w:rPr>
          <w:t>https://doi.org/10.1007/s10845-018-1416-</w:t>
        </w:r>
      </w:hyperlink>
      <w:r w:rsidR="00CD5147" w:rsidRPr="00625CEF">
        <w:rPr>
          <w:rFonts w:ascii="Times New Roman" w:eastAsia="宋体" w:hAnsi="Times New Roman" w:cs="Times New Roman"/>
          <w:kern w:val="0"/>
          <w:sz w:val="24"/>
          <w:szCs w:val="24"/>
        </w:rPr>
        <w:t>9</w:t>
      </w:r>
    </w:p>
    <w:p w14:paraId="3AEF9F86" w14:textId="16ECC679" w:rsidR="00C82E00" w:rsidRPr="00625CEF" w:rsidRDefault="006B56EE" w:rsidP="00625CEF">
      <w:pPr>
        <w:widowControl/>
        <w:tabs>
          <w:tab w:val="left" w:pos="312"/>
        </w:tabs>
        <w:rPr>
          <w:rFonts w:ascii="Times New Roman" w:eastAsia="宋体" w:hAnsi="Times New Roman" w:cs="Times New Roman"/>
          <w:kern w:val="0"/>
          <w:sz w:val="24"/>
          <w:szCs w:val="24"/>
        </w:rPr>
      </w:pPr>
      <w:bookmarkStart w:id="7" w:name="_Hlk137570766"/>
      <w:r w:rsidRPr="00625CEF">
        <w:rPr>
          <w:rFonts w:ascii="Times New Roman" w:eastAsia="宋体" w:hAnsi="Times New Roman" w:cs="Times New Roman"/>
          <w:kern w:val="0"/>
          <w:sz w:val="24"/>
          <w:szCs w:val="24"/>
        </w:rPr>
        <w:t>[</w:t>
      </w:r>
      <w:proofErr w:type="gramStart"/>
      <w:r w:rsidRPr="00625CEF">
        <w:rPr>
          <w:rFonts w:ascii="Times New Roman" w:eastAsia="宋体" w:hAnsi="Times New Roman" w:cs="Times New Roman"/>
          <w:kern w:val="0"/>
          <w:sz w:val="24"/>
          <w:szCs w:val="24"/>
        </w:rPr>
        <w:t>5]</w:t>
      </w:r>
      <w:r w:rsidR="00C82E00" w:rsidRPr="00625CEF">
        <w:rPr>
          <w:rFonts w:ascii="Times New Roman" w:eastAsia="宋体" w:hAnsi="Times New Roman" w:cs="Times New Roman"/>
          <w:kern w:val="0"/>
          <w:sz w:val="24"/>
          <w:szCs w:val="24"/>
        </w:rPr>
        <w:t>Flores</w:t>
      </w:r>
      <w:bookmarkEnd w:id="7"/>
      <w:proofErr w:type="gramEnd"/>
      <w:r w:rsidR="00C82E00" w:rsidRPr="00625CEF">
        <w:rPr>
          <w:rFonts w:ascii="Times New Roman" w:eastAsia="宋体" w:hAnsi="Times New Roman" w:cs="Times New Roman"/>
          <w:kern w:val="0"/>
          <w:sz w:val="24"/>
          <w:szCs w:val="24"/>
        </w:rPr>
        <w:t>, E., et al. (2020). "A Reference Human-centric Architecture Model: a skill-based approach for education of future workforce." Procedia Manufacturing 48: 1094-1101</w:t>
      </w:r>
      <w:r w:rsidR="00C82E00" w:rsidRPr="00625CEF">
        <w:rPr>
          <w:rFonts w:ascii="Times New Roman" w:eastAsia="宋体" w:hAnsi="Times New Roman" w:cs="Times New Roman" w:hint="eastAsia"/>
          <w:kern w:val="0"/>
          <w:sz w:val="24"/>
          <w:szCs w:val="24"/>
        </w:rPr>
        <w:t>.</w:t>
      </w:r>
    </w:p>
    <w:p w14:paraId="0AD3876C" w14:textId="68F029E5" w:rsidR="00C82E00" w:rsidRPr="00625CEF" w:rsidRDefault="006B56EE" w:rsidP="00625CEF">
      <w:pPr>
        <w:widowControl/>
        <w:tabs>
          <w:tab w:val="left" w:pos="312"/>
        </w:tabs>
        <w:rPr>
          <w:rFonts w:ascii="Times New Roman" w:eastAsia="宋体" w:hAnsi="Times New Roman" w:cs="Times New Roman"/>
          <w:kern w:val="0"/>
          <w:sz w:val="24"/>
          <w:szCs w:val="24"/>
        </w:rPr>
      </w:pPr>
      <w:r w:rsidRPr="00625CEF">
        <w:rPr>
          <w:rFonts w:ascii="Times New Roman" w:eastAsia="宋体" w:hAnsi="Times New Roman" w:cs="Times New Roman"/>
          <w:kern w:val="0"/>
          <w:sz w:val="24"/>
          <w:szCs w:val="24"/>
        </w:rPr>
        <w:t>[</w:t>
      </w:r>
      <w:proofErr w:type="gramStart"/>
      <w:r w:rsidRPr="00625CEF">
        <w:rPr>
          <w:rFonts w:ascii="Times New Roman" w:eastAsia="宋体" w:hAnsi="Times New Roman" w:cs="Times New Roman"/>
          <w:kern w:val="0"/>
          <w:sz w:val="24"/>
          <w:szCs w:val="24"/>
        </w:rPr>
        <w:t>6]</w:t>
      </w:r>
      <w:proofErr w:type="spellStart"/>
      <w:r w:rsidR="00C82E00" w:rsidRPr="00625CEF">
        <w:rPr>
          <w:rFonts w:ascii="Times New Roman" w:eastAsia="宋体" w:hAnsi="Times New Roman" w:cs="Times New Roman"/>
          <w:kern w:val="0"/>
          <w:sz w:val="24"/>
          <w:szCs w:val="24"/>
        </w:rPr>
        <w:t>Maraveas</w:t>
      </w:r>
      <w:proofErr w:type="spellEnd"/>
      <w:proofErr w:type="gramEnd"/>
      <w:r w:rsidR="00C82E00" w:rsidRPr="00625CEF">
        <w:rPr>
          <w:rFonts w:ascii="Times New Roman" w:eastAsia="宋体" w:hAnsi="Times New Roman" w:cs="Times New Roman"/>
          <w:kern w:val="0"/>
          <w:sz w:val="24"/>
          <w:szCs w:val="24"/>
        </w:rPr>
        <w:t xml:space="preserve"> C, </w:t>
      </w:r>
      <w:proofErr w:type="spellStart"/>
      <w:r w:rsidR="00C82E00" w:rsidRPr="00625CEF">
        <w:rPr>
          <w:rFonts w:ascii="Times New Roman" w:eastAsia="宋体" w:hAnsi="Times New Roman" w:cs="Times New Roman"/>
          <w:kern w:val="0"/>
          <w:sz w:val="24"/>
          <w:szCs w:val="24"/>
        </w:rPr>
        <w:t>Piromalis</w:t>
      </w:r>
      <w:proofErr w:type="spellEnd"/>
      <w:r w:rsidR="00C82E00" w:rsidRPr="00625CEF">
        <w:rPr>
          <w:rFonts w:ascii="Times New Roman" w:eastAsia="宋体" w:hAnsi="Times New Roman" w:cs="Times New Roman"/>
          <w:kern w:val="0"/>
          <w:sz w:val="24"/>
          <w:szCs w:val="24"/>
        </w:rPr>
        <w:t xml:space="preserve"> D, </w:t>
      </w:r>
      <w:proofErr w:type="spellStart"/>
      <w:r w:rsidR="00C82E00" w:rsidRPr="00625CEF">
        <w:rPr>
          <w:rFonts w:ascii="Times New Roman" w:eastAsia="宋体" w:hAnsi="Times New Roman" w:cs="Times New Roman"/>
          <w:kern w:val="0"/>
          <w:sz w:val="24"/>
          <w:szCs w:val="24"/>
        </w:rPr>
        <w:t>Arvanitis</w:t>
      </w:r>
      <w:proofErr w:type="spellEnd"/>
      <w:r w:rsidR="00C82E00" w:rsidRPr="00625CEF">
        <w:rPr>
          <w:rFonts w:ascii="Times New Roman" w:eastAsia="宋体" w:hAnsi="Times New Roman" w:cs="Times New Roman"/>
          <w:kern w:val="0"/>
          <w:sz w:val="24"/>
          <w:szCs w:val="24"/>
        </w:rPr>
        <w:t xml:space="preserve"> K G, et al. Applications of IoT for optimized greenhouse environment and resources management[J]. Computers and Electronics in Agriculture, 2022, 198: 106993.</w:t>
      </w:r>
    </w:p>
    <w:p w14:paraId="43202667" w14:textId="7D539580" w:rsidR="00CA77FE" w:rsidRPr="00625CEF" w:rsidRDefault="006B56EE" w:rsidP="00625CEF">
      <w:pPr>
        <w:widowControl/>
        <w:tabs>
          <w:tab w:val="left" w:pos="312"/>
        </w:tabs>
        <w:rPr>
          <w:rFonts w:ascii="Times New Roman" w:eastAsia="宋体" w:hAnsi="Times New Roman" w:cs="Times New Roman"/>
          <w:kern w:val="0"/>
          <w:sz w:val="24"/>
          <w:szCs w:val="24"/>
        </w:rPr>
      </w:pPr>
      <w:r w:rsidRPr="00625CEF">
        <w:rPr>
          <w:rFonts w:ascii="Times New Roman" w:eastAsia="宋体" w:hAnsi="Times New Roman" w:cs="Times New Roman"/>
          <w:kern w:val="0"/>
          <w:sz w:val="24"/>
          <w:szCs w:val="24"/>
        </w:rPr>
        <w:t>[</w:t>
      </w:r>
      <w:proofErr w:type="gramStart"/>
      <w:r w:rsidRPr="00625CEF">
        <w:rPr>
          <w:rFonts w:ascii="Times New Roman" w:eastAsia="宋体" w:hAnsi="Times New Roman" w:cs="Times New Roman"/>
          <w:kern w:val="0"/>
          <w:sz w:val="24"/>
          <w:szCs w:val="24"/>
        </w:rPr>
        <w:t>7]</w:t>
      </w:r>
      <w:r w:rsidR="00C82E00" w:rsidRPr="00625CEF">
        <w:rPr>
          <w:rFonts w:ascii="Times New Roman" w:eastAsia="宋体" w:hAnsi="Times New Roman" w:cs="Times New Roman"/>
          <w:kern w:val="0"/>
          <w:sz w:val="24"/>
          <w:szCs w:val="24"/>
        </w:rPr>
        <w:t>Jamil</w:t>
      </w:r>
      <w:proofErr w:type="gramEnd"/>
      <w:r w:rsidR="00C82E00" w:rsidRPr="00625CEF">
        <w:rPr>
          <w:rFonts w:ascii="Times New Roman" w:eastAsia="宋体" w:hAnsi="Times New Roman" w:cs="Times New Roman"/>
          <w:kern w:val="0"/>
          <w:sz w:val="24"/>
          <w:szCs w:val="24"/>
        </w:rPr>
        <w:t xml:space="preserve"> F, Ibrahim M, Ullah I, et al. Optimal smart contract for autonomous greenhouse environment based on IoT blockchain network in agriculture[J]. Computers and Electronics in Agriculture, 2022, 192: 106573. </w:t>
      </w:r>
    </w:p>
    <w:p w14:paraId="76B05DA0" w14:textId="142A93AA" w:rsidR="008C2451" w:rsidRPr="00625CEF" w:rsidRDefault="006B56EE" w:rsidP="00625CEF">
      <w:pPr>
        <w:widowControl/>
        <w:tabs>
          <w:tab w:val="left" w:pos="312"/>
        </w:tabs>
        <w:rPr>
          <w:rFonts w:ascii="Times New Roman" w:eastAsia="宋体" w:hAnsi="Times New Roman" w:cs="Times New Roman"/>
          <w:kern w:val="0"/>
          <w:sz w:val="24"/>
          <w:szCs w:val="24"/>
        </w:rPr>
      </w:pPr>
      <w:r w:rsidRPr="00625CEF">
        <w:rPr>
          <w:rFonts w:ascii="Times New Roman" w:eastAsia="宋体" w:hAnsi="Times New Roman" w:cs="Times New Roman"/>
          <w:kern w:val="0"/>
          <w:sz w:val="24"/>
          <w:szCs w:val="24"/>
        </w:rPr>
        <w:t>[</w:t>
      </w:r>
      <w:proofErr w:type="gramStart"/>
      <w:r w:rsidRPr="00625CEF">
        <w:rPr>
          <w:rFonts w:ascii="Times New Roman" w:eastAsia="宋体" w:hAnsi="Times New Roman" w:cs="Times New Roman"/>
          <w:kern w:val="0"/>
          <w:sz w:val="24"/>
          <w:szCs w:val="24"/>
        </w:rPr>
        <w:t>8]</w:t>
      </w:r>
      <w:r w:rsidR="00CA77FE" w:rsidRPr="00625CEF">
        <w:rPr>
          <w:rFonts w:ascii="Times New Roman" w:eastAsia="宋体" w:hAnsi="Times New Roman" w:cs="Times New Roman"/>
          <w:kern w:val="0"/>
          <w:sz w:val="24"/>
          <w:szCs w:val="24"/>
        </w:rPr>
        <w:t>Contreras</w:t>
      </w:r>
      <w:proofErr w:type="gramEnd"/>
      <w:r w:rsidR="00CA77FE" w:rsidRPr="00625CEF">
        <w:rPr>
          <w:rFonts w:ascii="Times New Roman" w:eastAsia="宋体" w:hAnsi="Times New Roman" w:cs="Times New Roman"/>
          <w:kern w:val="0"/>
          <w:sz w:val="24"/>
          <w:szCs w:val="24"/>
        </w:rPr>
        <w:t>-Castillo J, Guerrero-</w:t>
      </w:r>
      <w:proofErr w:type="spellStart"/>
      <w:r w:rsidR="00CA77FE" w:rsidRPr="00625CEF">
        <w:rPr>
          <w:rFonts w:ascii="Times New Roman" w:eastAsia="宋体" w:hAnsi="Times New Roman" w:cs="Times New Roman"/>
          <w:kern w:val="0"/>
          <w:sz w:val="24"/>
          <w:szCs w:val="24"/>
        </w:rPr>
        <w:t>Ibañez</w:t>
      </w:r>
      <w:proofErr w:type="spellEnd"/>
      <w:r w:rsidR="00CA77FE" w:rsidRPr="00625CEF">
        <w:rPr>
          <w:rFonts w:ascii="Times New Roman" w:eastAsia="宋体" w:hAnsi="Times New Roman" w:cs="Times New Roman"/>
          <w:kern w:val="0"/>
          <w:sz w:val="24"/>
          <w:szCs w:val="24"/>
        </w:rPr>
        <w:t xml:space="preserve"> J A, Santana-</w:t>
      </w:r>
      <w:proofErr w:type="spellStart"/>
      <w:r w:rsidR="00CA77FE" w:rsidRPr="00625CEF">
        <w:rPr>
          <w:rFonts w:ascii="Times New Roman" w:eastAsia="宋体" w:hAnsi="Times New Roman" w:cs="Times New Roman"/>
          <w:kern w:val="0"/>
          <w:sz w:val="24"/>
          <w:szCs w:val="24"/>
        </w:rPr>
        <w:t>Mancilla</w:t>
      </w:r>
      <w:proofErr w:type="spellEnd"/>
      <w:r w:rsidR="00CA77FE" w:rsidRPr="00625CEF">
        <w:rPr>
          <w:rFonts w:ascii="Times New Roman" w:eastAsia="宋体" w:hAnsi="Times New Roman" w:cs="Times New Roman"/>
          <w:kern w:val="0"/>
          <w:sz w:val="24"/>
          <w:szCs w:val="24"/>
        </w:rPr>
        <w:t xml:space="preserve"> P C, et al. </w:t>
      </w:r>
      <w:proofErr w:type="spellStart"/>
      <w:r w:rsidR="00CA77FE" w:rsidRPr="00625CEF">
        <w:rPr>
          <w:rFonts w:ascii="Times New Roman" w:eastAsia="宋体" w:hAnsi="Times New Roman" w:cs="Times New Roman"/>
          <w:kern w:val="0"/>
          <w:sz w:val="24"/>
          <w:szCs w:val="24"/>
        </w:rPr>
        <w:t>SAgric</w:t>
      </w:r>
      <w:proofErr w:type="spellEnd"/>
      <w:r w:rsidR="00CA77FE" w:rsidRPr="00625CEF">
        <w:rPr>
          <w:rFonts w:ascii="Times New Roman" w:eastAsia="宋体" w:hAnsi="Times New Roman" w:cs="Times New Roman"/>
          <w:kern w:val="0"/>
          <w:sz w:val="24"/>
          <w:szCs w:val="24"/>
        </w:rPr>
        <w:t>-IoT: An IoT-Based Platform and Deep Learning for Greenhouse Monitoring[J]. Applied Sciences, 2023, 13(3): 1961.</w:t>
      </w:r>
    </w:p>
    <w:p w14:paraId="7CA18E31" w14:textId="12769409" w:rsidR="008477B7" w:rsidRPr="00625CEF" w:rsidRDefault="006B56EE" w:rsidP="00625CEF">
      <w:pPr>
        <w:widowControl/>
        <w:tabs>
          <w:tab w:val="left" w:pos="312"/>
        </w:tabs>
        <w:rPr>
          <w:rFonts w:ascii="Times New Roman" w:eastAsia="宋体" w:hAnsi="Times New Roman" w:cs="Times New Roman"/>
          <w:kern w:val="0"/>
          <w:sz w:val="24"/>
          <w:szCs w:val="24"/>
        </w:rPr>
      </w:pPr>
      <w:r w:rsidRPr="00625CEF">
        <w:rPr>
          <w:rFonts w:ascii="Times New Roman" w:eastAsia="宋体" w:hAnsi="Times New Roman" w:cs="Times New Roman"/>
          <w:kern w:val="0"/>
          <w:sz w:val="24"/>
          <w:szCs w:val="24"/>
        </w:rPr>
        <w:t>[</w:t>
      </w:r>
      <w:proofErr w:type="gramStart"/>
      <w:r w:rsidRPr="00625CEF">
        <w:rPr>
          <w:rFonts w:ascii="Times New Roman" w:eastAsia="宋体" w:hAnsi="Times New Roman" w:cs="Times New Roman"/>
          <w:kern w:val="0"/>
          <w:sz w:val="24"/>
          <w:szCs w:val="24"/>
        </w:rPr>
        <w:t>9]</w:t>
      </w:r>
      <w:proofErr w:type="spellStart"/>
      <w:r w:rsidR="008C2451" w:rsidRPr="00625CEF">
        <w:rPr>
          <w:rFonts w:ascii="Times New Roman" w:eastAsia="宋体" w:hAnsi="Times New Roman" w:cs="Times New Roman"/>
          <w:kern w:val="0"/>
          <w:sz w:val="24"/>
          <w:szCs w:val="24"/>
        </w:rPr>
        <w:t>Gök</w:t>
      </w:r>
      <w:proofErr w:type="spellEnd"/>
      <w:proofErr w:type="gramEnd"/>
      <w:r w:rsidR="008C2451" w:rsidRPr="00625CEF">
        <w:rPr>
          <w:rFonts w:ascii="Times New Roman" w:eastAsia="宋体" w:hAnsi="Times New Roman" w:cs="Times New Roman"/>
          <w:kern w:val="0"/>
          <w:sz w:val="24"/>
          <w:szCs w:val="24"/>
        </w:rPr>
        <w:t xml:space="preserve"> A E, </w:t>
      </w:r>
      <w:proofErr w:type="spellStart"/>
      <w:r w:rsidR="008C2451" w:rsidRPr="00625CEF">
        <w:rPr>
          <w:rFonts w:ascii="Times New Roman" w:eastAsia="宋体" w:hAnsi="Times New Roman" w:cs="Times New Roman"/>
          <w:kern w:val="0"/>
          <w:sz w:val="24"/>
          <w:szCs w:val="24"/>
        </w:rPr>
        <w:t>Çelebi</w:t>
      </w:r>
      <w:proofErr w:type="spellEnd"/>
      <w:r w:rsidR="008C2451" w:rsidRPr="00625CEF">
        <w:rPr>
          <w:rFonts w:ascii="Times New Roman" w:eastAsia="宋体" w:hAnsi="Times New Roman" w:cs="Times New Roman"/>
          <w:kern w:val="0"/>
          <w:sz w:val="24"/>
          <w:szCs w:val="24"/>
        </w:rPr>
        <w:t xml:space="preserve"> M F, </w:t>
      </w:r>
      <w:proofErr w:type="spellStart"/>
      <w:r w:rsidR="008C2451" w:rsidRPr="00625CEF">
        <w:rPr>
          <w:rFonts w:ascii="Times New Roman" w:eastAsia="宋体" w:hAnsi="Times New Roman" w:cs="Times New Roman"/>
          <w:kern w:val="0"/>
          <w:sz w:val="24"/>
          <w:szCs w:val="24"/>
        </w:rPr>
        <w:t>Koca</w:t>
      </w:r>
      <w:proofErr w:type="spellEnd"/>
      <w:r w:rsidR="008C2451" w:rsidRPr="00625CEF">
        <w:rPr>
          <w:rFonts w:ascii="Times New Roman" w:eastAsia="宋体" w:hAnsi="Times New Roman" w:cs="Times New Roman"/>
          <w:kern w:val="0"/>
          <w:sz w:val="24"/>
          <w:szCs w:val="24"/>
        </w:rPr>
        <w:t xml:space="preserve"> A S, et al. Productivity forecast with digital greenhouse automation system for sustainable agriculture[J]. Journal of Mechatronics and Artificial Intelligence in Engineering, 2022, 3(1): 40-46.</w:t>
      </w:r>
    </w:p>
    <w:p w14:paraId="5D7F1C9A" w14:textId="096AEF14" w:rsidR="008477B7" w:rsidRPr="00625CEF" w:rsidRDefault="006B56EE" w:rsidP="00625CEF">
      <w:pPr>
        <w:widowControl/>
        <w:tabs>
          <w:tab w:val="left" w:pos="312"/>
        </w:tabs>
        <w:rPr>
          <w:rFonts w:ascii="Times New Roman" w:eastAsia="宋体" w:hAnsi="Times New Roman" w:cs="Times New Roman"/>
          <w:kern w:val="0"/>
          <w:sz w:val="24"/>
          <w:szCs w:val="24"/>
        </w:rPr>
      </w:pPr>
      <w:r w:rsidRPr="00625CEF">
        <w:rPr>
          <w:rFonts w:ascii="Times New Roman" w:eastAsia="宋体" w:hAnsi="Times New Roman" w:cs="Times New Roman"/>
          <w:kern w:val="0"/>
          <w:sz w:val="24"/>
          <w:szCs w:val="24"/>
        </w:rPr>
        <w:t>[</w:t>
      </w:r>
      <w:proofErr w:type="gramStart"/>
      <w:r w:rsidRPr="00625CEF">
        <w:rPr>
          <w:rFonts w:ascii="Times New Roman" w:eastAsia="宋体" w:hAnsi="Times New Roman" w:cs="Times New Roman"/>
          <w:kern w:val="0"/>
          <w:sz w:val="24"/>
          <w:szCs w:val="24"/>
        </w:rPr>
        <w:t>10]</w:t>
      </w:r>
      <w:r w:rsidR="008477B7" w:rsidRPr="00625CEF">
        <w:rPr>
          <w:rFonts w:ascii="Times New Roman" w:eastAsia="宋体" w:hAnsi="Times New Roman" w:cs="Times New Roman"/>
          <w:kern w:val="0"/>
          <w:sz w:val="24"/>
          <w:szCs w:val="24"/>
        </w:rPr>
        <w:t>Howard</w:t>
      </w:r>
      <w:proofErr w:type="gramEnd"/>
      <w:r w:rsidR="008477B7" w:rsidRPr="00625CEF">
        <w:rPr>
          <w:rFonts w:ascii="Times New Roman" w:eastAsia="宋体" w:hAnsi="Times New Roman" w:cs="Times New Roman"/>
          <w:kern w:val="0"/>
          <w:sz w:val="24"/>
          <w:szCs w:val="24"/>
        </w:rPr>
        <w:t xml:space="preserve"> D A, Ma Z, </w:t>
      </w:r>
      <w:proofErr w:type="spellStart"/>
      <w:r w:rsidR="008477B7" w:rsidRPr="00625CEF">
        <w:rPr>
          <w:rFonts w:ascii="Times New Roman" w:eastAsia="宋体" w:hAnsi="Times New Roman" w:cs="Times New Roman"/>
          <w:kern w:val="0"/>
          <w:sz w:val="24"/>
          <w:szCs w:val="24"/>
        </w:rPr>
        <w:t>Veje</w:t>
      </w:r>
      <w:proofErr w:type="spellEnd"/>
      <w:r w:rsidR="008477B7" w:rsidRPr="00625CEF">
        <w:rPr>
          <w:rFonts w:ascii="Times New Roman" w:eastAsia="宋体" w:hAnsi="Times New Roman" w:cs="Times New Roman"/>
          <w:kern w:val="0"/>
          <w:sz w:val="24"/>
          <w:szCs w:val="24"/>
        </w:rPr>
        <w:t xml:space="preserve"> C, et al. Greenhouse industry 4.0–digital twin technology for commercial greenhouses[J]. Energy Informatics, 2021, 4(2): 1-13.</w:t>
      </w:r>
    </w:p>
    <w:p w14:paraId="58C1969F" w14:textId="568D56F2" w:rsidR="007A14F3" w:rsidRPr="00625CEF" w:rsidRDefault="006B56EE" w:rsidP="00625CEF">
      <w:pPr>
        <w:widowControl/>
        <w:tabs>
          <w:tab w:val="left" w:pos="312"/>
        </w:tabs>
        <w:rPr>
          <w:rFonts w:ascii="Times New Roman" w:eastAsia="宋体" w:hAnsi="Times New Roman" w:cs="Times New Roman"/>
          <w:kern w:val="0"/>
          <w:sz w:val="24"/>
          <w:szCs w:val="24"/>
        </w:rPr>
      </w:pPr>
      <w:r w:rsidRPr="00625CEF">
        <w:rPr>
          <w:rFonts w:ascii="Times New Roman" w:eastAsia="宋体" w:hAnsi="Times New Roman" w:cs="Times New Roman"/>
          <w:kern w:val="0"/>
          <w:sz w:val="24"/>
          <w:szCs w:val="24"/>
        </w:rPr>
        <w:t>[</w:t>
      </w:r>
      <w:proofErr w:type="gramStart"/>
      <w:r w:rsidRPr="00625CEF">
        <w:rPr>
          <w:rFonts w:ascii="Times New Roman" w:eastAsia="宋体" w:hAnsi="Times New Roman" w:cs="Times New Roman"/>
          <w:kern w:val="0"/>
          <w:sz w:val="24"/>
          <w:szCs w:val="24"/>
        </w:rPr>
        <w:t>11]</w:t>
      </w:r>
      <w:r w:rsidR="008477B7" w:rsidRPr="00625CEF">
        <w:rPr>
          <w:rFonts w:ascii="Times New Roman" w:eastAsia="宋体" w:hAnsi="Times New Roman" w:cs="Times New Roman"/>
          <w:kern w:val="0"/>
          <w:sz w:val="24"/>
          <w:szCs w:val="24"/>
        </w:rPr>
        <w:t>Soy</w:t>
      </w:r>
      <w:proofErr w:type="gramEnd"/>
      <w:r w:rsidR="008477B7" w:rsidRPr="00625CEF">
        <w:rPr>
          <w:rFonts w:ascii="Times New Roman" w:eastAsia="宋体" w:hAnsi="Times New Roman" w:cs="Times New Roman"/>
          <w:kern w:val="0"/>
          <w:sz w:val="24"/>
          <w:szCs w:val="24"/>
        </w:rPr>
        <w:t xml:space="preserve"> H, </w:t>
      </w:r>
      <w:proofErr w:type="spellStart"/>
      <w:r w:rsidR="008477B7" w:rsidRPr="00625CEF">
        <w:rPr>
          <w:rFonts w:ascii="Times New Roman" w:eastAsia="宋体" w:hAnsi="Times New Roman" w:cs="Times New Roman"/>
          <w:kern w:val="0"/>
          <w:sz w:val="24"/>
          <w:szCs w:val="24"/>
        </w:rPr>
        <w:t>Dilay</w:t>
      </w:r>
      <w:proofErr w:type="spellEnd"/>
      <w:r w:rsidR="008477B7" w:rsidRPr="00625CEF">
        <w:rPr>
          <w:rFonts w:ascii="Times New Roman" w:eastAsia="宋体" w:hAnsi="Times New Roman" w:cs="Times New Roman"/>
          <w:kern w:val="0"/>
          <w:sz w:val="24"/>
          <w:szCs w:val="24"/>
        </w:rPr>
        <w:t xml:space="preserve"> Y. Fog-Connected Digital Twin Implementation for Autonomous Greenhouse Management[M]//Digital Twin Driven Intelligent Systems and Emerging Metaverse. Singapore: Springer Nature Singapore, 2023: 125-139.</w:t>
      </w:r>
    </w:p>
    <w:p w14:paraId="0B537654" w14:textId="2FE04791" w:rsidR="006B56EE" w:rsidRPr="00625CEF" w:rsidRDefault="006B56EE" w:rsidP="00625CEF">
      <w:pPr>
        <w:widowControl/>
        <w:tabs>
          <w:tab w:val="left" w:pos="312"/>
        </w:tabs>
        <w:rPr>
          <w:rFonts w:ascii="Times New Roman" w:eastAsia="宋体" w:hAnsi="Times New Roman" w:cs="Times New Roman"/>
          <w:kern w:val="0"/>
          <w:sz w:val="24"/>
          <w:szCs w:val="24"/>
        </w:rPr>
      </w:pPr>
      <w:r w:rsidRPr="00625CEF">
        <w:rPr>
          <w:rFonts w:ascii="Times New Roman" w:eastAsia="宋体" w:hAnsi="Times New Roman" w:cs="Times New Roman"/>
          <w:kern w:val="0"/>
          <w:sz w:val="24"/>
          <w:szCs w:val="24"/>
        </w:rPr>
        <w:t>[</w:t>
      </w:r>
      <w:proofErr w:type="gramStart"/>
      <w:r w:rsidRPr="00625CEF">
        <w:rPr>
          <w:rFonts w:ascii="Times New Roman" w:eastAsia="宋体" w:hAnsi="Times New Roman" w:cs="Times New Roman"/>
          <w:kern w:val="0"/>
          <w:sz w:val="24"/>
          <w:szCs w:val="24"/>
        </w:rPr>
        <w:t>12]</w:t>
      </w:r>
      <w:proofErr w:type="spellStart"/>
      <w:r w:rsidRPr="00625CEF">
        <w:rPr>
          <w:rFonts w:ascii="Times New Roman" w:eastAsia="宋体" w:hAnsi="Times New Roman" w:cs="Times New Roman"/>
          <w:kern w:val="0"/>
          <w:sz w:val="24"/>
          <w:szCs w:val="24"/>
        </w:rPr>
        <w:t>Mowdoudi</w:t>
      </w:r>
      <w:proofErr w:type="spellEnd"/>
      <w:proofErr w:type="gramEnd"/>
      <w:r w:rsidRPr="00625CEF">
        <w:rPr>
          <w:rFonts w:ascii="Times New Roman" w:eastAsia="宋体" w:hAnsi="Times New Roman" w:cs="Times New Roman"/>
          <w:kern w:val="0"/>
          <w:sz w:val="24"/>
          <w:szCs w:val="24"/>
        </w:rPr>
        <w:t xml:space="preserve"> A, </w:t>
      </w:r>
      <w:proofErr w:type="spellStart"/>
      <w:r w:rsidRPr="00625CEF">
        <w:rPr>
          <w:rFonts w:ascii="Times New Roman" w:eastAsia="宋体" w:hAnsi="Times New Roman" w:cs="Times New Roman"/>
          <w:kern w:val="0"/>
          <w:sz w:val="24"/>
          <w:szCs w:val="24"/>
        </w:rPr>
        <w:t>Modoodi</w:t>
      </w:r>
      <w:proofErr w:type="spellEnd"/>
      <w:r w:rsidRPr="00625CEF">
        <w:rPr>
          <w:rFonts w:ascii="Times New Roman" w:eastAsia="宋体" w:hAnsi="Times New Roman" w:cs="Times New Roman"/>
          <w:kern w:val="0"/>
          <w:sz w:val="24"/>
          <w:szCs w:val="24"/>
        </w:rPr>
        <w:t xml:space="preserve"> M N, Jahangir </w:t>
      </w:r>
      <w:proofErr w:type="spellStart"/>
      <w:r w:rsidRPr="00625CEF">
        <w:rPr>
          <w:rFonts w:ascii="Times New Roman" w:eastAsia="宋体" w:hAnsi="Times New Roman" w:cs="Times New Roman"/>
          <w:kern w:val="0"/>
          <w:sz w:val="24"/>
          <w:szCs w:val="24"/>
        </w:rPr>
        <w:t>Dehborzoui</w:t>
      </w:r>
      <w:proofErr w:type="spellEnd"/>
      <w:r w:rsidRPr="00625CEF">
        <w:rPr>
          <w:rFonts w:ascii="Times New Roman" w:eastAsia="宋体" w:hAnsi="Times New Roman" w:cs="Times New Roman"/>
          <w:kern w:val="0"/>
          <w:sz w:val="24"/>
          <w:szCs w:val="24"/>
        </w:rPr>
        <w:t xml:space="preserve"> E. The Possible Future for Agricultural Products and Medicinal plants in Metaverse[J]. Journal of Medicinal Plants Biotechnology, 2022, 7(2): 36-46.</w:t>
      </w:r>
    </w:p>
    <w:p w14:paraId="15BC271C" w14:textId="38657397" w:rsidR="007A14F3" w:rsidRPr="00625CEF" w:rsidRDefault="006B56EE" w:rsidP="00625CEF">
      <w:pPr>
        <w:widowControl/>
        <w:tabs>
          <w:tab w:val="left" w:pos="312"/>
        </w:tabs>
        <w:rPr>
          <w:rFonts w:ascii="Times New Roman" w:eastAsia="宋体" w:hAnsi="Times New Roman" w:cs="Times New Roman"/>
          <w:kern w:val="0"/>
          <w:sz w:val="24"/>
          <w:szCs w:val="24"/>
        </w:rPr>
      </w:pPr>
      <w:r w:rsidRPr="00625CEF">
        <w:rPr>
          <w:rFonts w:ascii="Times New Roman" w:eastAsia="宋体" w:hAnsi="Times New Roman" w:cs="Times New Roman"/>
          <w:kern w:val="0"/>
          <w:sz w:val="24"/>
          <w:szCs w:val="24"/>
        </w:rPr>
        <w:t>[</w:t>
      </w:r>
      <w:proofErr w:type="gramStart"/>
      <w:r w:rsidRPr="00625CEF">
        <w:rPr>
          <w:rFonts w:ascii="Times New Roman" w:eastAsia="宋体" w:hAnsi="Times New Roman" w:cs="Times New Roman"/>
          <w:kern w:val="0"/>
          <w:sz w:val="24"/>
          <w:szCs w:val="24"/>
        </w:rPr>
        <w:t>13]</w:t>
      </w:r>
      <w:r w:rsidR="007A14F3" w:rsidRPr="00625CEF">
        <w:rPr>
          <w:rFonts w:ascii="Times New Roman" w:eastAsia="宋体" w:hAnsi="Times New Roman" w:cs="Times New Roman"/>
          <w:kern w:val="0"/>
          <w:sz w:val="24"/>
          <w:szCs w:val="24"/>
        </w:rPr>
        <w:t>X.</w:t>
      </w:r>
      <w:proofErr w:type="gramEnd"/>
      <w:r w:rsidR="007A14F3" w:rsidRPr="00625CEF">
        <w:rPr>
          <w:rFonts w:ascii="Times New Roman" w:eastAsia="宋体" w:hAnsi="Times New Roman" w:cs="Times New Roman"/>
          <w:kern w:val="0"/>
          <w:sz w:val="24"/>
          <w:szCs w:val="24"/>
        </w:rPr>
        <w:t xml:space="preserve"> Wang, M. Kang, H. Sun, P. de </w:t>
      </w:r>
      <w:proofErr w:type="spellStart"/>
      <w:r w:rsidR="007A14F3" w:rsidRPr="00625CEF">
        <w:rPr>
          <w:rFonts w:ascii="Times New Roman" w:eastAsia="宋体" w:hAnsi="Times New Roman" w:cs="Times New Roman"/>
          <w:kern w:val="0"/>
          <w:sz w:val="24"/>
          <w:szCs w:val="24"/>
        </w:rPr>
        <w:t>Reffye</w:t>
      </w:r>
      <w:proofErr w:type="spellEnd"/>
      <w:r w:rsidR="007A14F3" w:rsidRPr="00625CEF">
        <w:rPr>
          <w:rFonts w:ascii="Times New Roman" w:eastAsia="宋体" w:hAnsi="Times New Roman" w:cs="Times New Roman"/>
          <w:kern w:val="0"/>
          <w:sz w:val="24"/>
          <w:szCs w:val="24"/>
        </w:rPr>
        <w:t xml:space="preserve"> and F. -Y. Wang, "</w:t>
      </w:r>
      <w:proofErr w:type="spellStart"/>
      <w:r w:rsidR="007A14F3" w:rsidRPr="00625CEF">
        <w:rPr>
          <w:rFonts w:ascii="Times New Roman" w:eastAsia="宋体" w:hAnsi="Times New Roman" w:cs="Times New Roman"/>
          <w:kern w:val="0"/>
          <w:sz w:val="24"/>
          <w:szCs w:val="24"/>
        </w:rPr>
        <w:t>DeCASA</w:t>
      </w:r>
      <w:proofErr w:type="spellEnd"/>
      <w:r w:rsidR="007A14F3" w:rsidRPr="00625CEF">
        <w:rPr>
          <w:rFonts w:ascii="Times New Roman" w:eastAsia="宋体" w:hAnsi="Times New Roman" w:cs="Times New Roman"/>
          <w:kern w:val="0"/>
          <w:sz w:val="24"/>
          <w:szCs w:val="24"/>
        </w:rPr>
        <w:t xml:space="preserve"> in </w:t>
      </w:r>
      <w:proofErr w:type="spellStart"/>
      <w:r w:rsidR="007A14F3" w:rsidRPr="00625CEF">
        <w:rPr>
          <w:rFonts w:ascii="Times New Roman" w:eastAsia="宋体" w:hAnsi="Times New Roman" w:cs="Times New Roman"/>
          <w:kern w:val="0"/>
          <w:sz w:val="24"/>
          <w:szCs w:val="24"/>
        </w:rPr>
        <w:t>AgriVerse</w:t>
      </w:r>
      <w:proofErr w:type="spellEnd"/>
      <w:r w:rsidR="007A14F3" w:rsidRPr="00625CEF">
        <w:rPr>
          <w:rFonts w:ascii="Times New Roman" w:eastAsia="宋体" w:hAnsi="Times New Roman" w:cs="Times New Roman"/>
          <w:kern w:val="0"/>
          <w:sz w:val="24"/>
          <w:szCs w:val="24"/>
        </w:rPr>
        <w:t xml:space="preserve">: Parallel Agriculture for Smart Villages in Metaverses," in IEEE/CAA Journal of </w:t>
      </w:r>
      <w:proofErr w:type="spellStart"/>
      <w:r w:rsidR="007A14F3" w:rsidRPr="00625CEF">
        <w:rPr>
          <w:rFonts w:ascii="Times New Roman" w:eastAsia="宋体" w:hAnsi="Times New Roman" w:cs="Times New Roman"/>
          <w:kern w:val="0"/>
          <w:sz w:val="24"/>
          <w:szCs w:val="24"/>
        </w:rPr>
        <w:t>Automatica</w:t>
      </w:r>
      <w:proofErr w:type="spellEnd"/>
      <w:r w:rsidR="007A14F3" w:rsidRPr="00625CEF">
        <w:rPr>
          <w:rFonts w:ascii="Times New Roman" w:eastAsia="宋体" w:hAnsi="Times New Roman" w:cs="Times New Roman"/>
          <w:kern w:val="0"/>
          <w:sz w:val="24"/>
          <w:szCs w:val="24"/>
        </w:rPr>
        <w:t xml:space="preserve"> </w:t>
      </w:r>
      <w:proofErr w:type="spellStart"/>
      <w:r w:rsidR="007A14F3" w:rsidRPr="00625CEF">
        <w:rPr>
          <w:rFonts w:ascii="Times New Roman" w:eastAsia="宋体" w:hAnsi="Times New Roman" w:cs="Times New Roman"/>
          <w:kern w:val="0"/>
          <w:sz w:val="24"/>
          <w:szCs w:val="24"/>
        </w:rPr>
        <w:t>Sinica</w:t>
      </w:r>
      <w:proofErr w:type="spellEnd"/>
      <w:r w:rsidR="007A14F3" w:rsidRPr="00625CEF">
        <w:rPr>
          <w:rFonts w:ascii="Times New Roman" w:eastAsia="宋体" w:hAnsi="Times New Roman" w:cs="Times New Roman"/>
          <w:kern w:val="0"/>
          <w:sz w:val="24"/>
          <w:szCs w:val="24"/>
        </w:rPr>
        <w:t xml:space="preserve">, vol. 9, no. 12, pp. 2055-2062, December 2022, </w:t>
      </w:r>
      <w:proofErr w:type="spellStart"/>
      <w:r w:rsidR="007A14F3" w:rsidRPr="00625CEF">
        <w:rPr>
          <w:rFonts w:ascii="Times New Roman" w:eastAsia="宋体" w:hAnsi="Times New Roman" w:cs="Times New Roman"/>
          <w:kern w:val="0"/>
          <w:sz w:val="24"/>
          <w:szCs w:val="24"/>
        </w:rPr>
        <w:t>doi</w:t>
      </w:r>
      <w:proofErr w:type="spellEnd"/>
      <w:r w:rsidR="007A14F3" w:rsidRPr="00625CEF">
        <w:rPr>
          <w:rFonts w:ascii="Times New Roman" w:eastAsia="宋体" w:hAnsi="Times New Roman" w:cs="Times New Roman"/>
          <w:kern w:val="0"/>
          <w:sz w:val="24"/>
          <w:szCs w:val="24"/>
        </w:rPr>
        <w:t>: 10.1109/JAS.2022.106103.</w:t>
      </w:r>
    </w:p>
    <w:p w14:paraId="2D79425E" w14:textId="70968036" w:rsidR="00CD5147" w:rsidRPr="00CD5147" w:rsidRDefault="008817E2" w:rsidP="00C82E00">
      <w:pPr>
        <w:ind w:firstLine="420"/>
        <w:rPr>
          <w:rFonts w:ascii="Times New Roman" w:eastAsia="宋体" w:hAnsi="Times New Roman" w:cs="宋体"/>
          <w:kern w:val="0"/>
          <w:sz w:val="24"/>
          <w:szCs w:val="24"/>
        </w:rPr>
      </w:pPr>
      <w:r>
        <w:rPr>
          <w:rFonts w:ascii="Times New Roman" w:eastAsia="宋体" w:hAnsi="Times New Roman" w:cs="宋体"/>
          <w:kern w:val="0"/>
          <w:sz w:val="24"/>
          <w:szCs w:val="24"/>
        </w:rPr>
        <w:fldChar w:fldCharType="begin"/>
      </w:r>
      <w:r>
        <w:rPr>
          <w:rFonts w:ascii="Times New Roman" w:eastAsia="宋体" w:hAnsi="Times New Roman" w:cs="宋体"/>
          <w:kern w:val="0"/>
          <w:sz w:val="24"/>
          <w:szCs w:val="24"/>
        </w:rPr>
        <w:instrText xml:space="preserve"> ADDIN EN.REFLIST </w:instrText>
      </w:r>
      <w:r w:rsidR="00000000">
        <w:rPr>
          <w:rFonts w:ascii="Times New Roman" w:eastAsia="宋体" w:hAnsi="Times New Roman" w:cs="宋体"/>
          <w:kern w:val="0"/>
          <w:sz w:val="24"/>
          <w:szCs w:val="24"/>
        </w:rPr>
        <w:fldChar w:fldCharType="separate"/>
      </w:r>
      <w:r>
        <w:rPr>
          <w:rFonts w:ascii="Times New Roman" w:eastAsia="宋体" w:hAnsi="Times New Roman" w:cs="宋体"/>
          <w:kern w:val="0"/>
          <w:sz w:val="24"/>
          <w:szCs w:val="24"/>
        </w:rPr>
        <w:fldChar w:fldCharType="end"/>
      </w:r>
    </w:p>
    <w:sectPr w:rsidR="00CD5147" w:rsidRPr="00CD5147" w:rsidSect="001E1150">
      <w:headerReference w:type="even" r:id="rId21"/>
      <w:headerReference w:type="default" r:id="rId22"/>
      <w:pgSz w:w="11906" w:h="16838" w:code="9"/>
      <w:pgMar w:top="1440" w:right="1797" w:bottom="1440" w:left="1797"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庞 彤" w:date="2023-06-14T23:38:00Z" w:initials="庞">
    <w:p w14:paraId="52BB03D7" w14:textId="77777777" w:rsidR="00E27581" w:rsidRDefault="00E27581" w:rsidP="00CA49C3">
      <w:pPr>
        <w:pStyle w:val="af5"/>
      </w:pPr>
      <w:r>
        <w:rPr>
          <w:rStyle w:val="af4"/>
        </w:rPr>
        <w:annotationRef/>
      </w:r>
      <w:r>
        <w:t>这里文献是否有点少，需不需要多添加文献？</w:t>
      </w:r>
    </w:p>
  </w:comment>
  <w:comment w:id="5" w:author="庞 彤" w:date="2023-06-14T23:39:00Z" w:initials="庞">
    <w:p w14:paraId="79D324BF" w14:textId="77777777" w:rsidR="00E27581" w:rsidRDefault="00E27581" w:rsidP="009F6DFE">
      <w:pPr>
        <w:pStyle w:val="af5"/>
      </w:pPr>
      <w:r>
        <w:rPr>
          <w:rStyle w:val="af4"/>
        </w:rPr>
        <w:annotationRef/>
      </w:r>
      <w:r>
        <w:t>这段我想体现对框架的验证，但有点不知道怎么写。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BB03D7" w15:done="0"/>
  <w15:commentEx w15:paraId="79D324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4CE0D" w16cex:dateUtc="2023-06-14T15:38:00Z"/>
  <w16cex:commentExtensible w16cex:durableId="2834CE3C" w16cex:dateUtc="2023-06-14T15: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BB03D7" w16cid:durableId="2834CE0D"/>
  <w16cid:commentId w16cid:paraId="79D324BF" w16cid:durableId="2834CE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A96F5" w14:textId="77777777" w:rsidR="007849DE" w:rsidRDefault="007849DE" w:rsidP="00D20E00">
      <w:r>
        <w:separator/>
      </w:r>
    </w:p>
  </w:endnote>
  <w:endnote w:type="continuationSeparator" w:id="0">
    <w:p w14:paraId="702F2A69" w14:textId="77777777" w:rsidR="007849DE" w:rsidRDefault="007849DE" w:rsidP="00D20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4F874" w14:textId="77777777" w:rsidR="007849DE" w:rsidRDefault="007849DE" w:rsidP="00D20E00">
      <w:r>
        <w:separator/>
      </w:r>
    </w:p>
  </w:footnote>
  <w:footnote w:type="continuationSeparator" w:id="0">
    <w:p w14:paraId="40AB9F5B" w14:textId="77777777" w:rsidR="007849DE" w:rsidRDefault="007849DE" w:rsidP="00D20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2AFE0" w14:textId="77777777" w:rsidR="001E1150" w:rsidRDefault="001E1150" w:rsidP="001E1150">
    <w:pPr>
      <w:pStyle w:val="a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F24EB" w14:textId="77777777" w:rsidR="001E1150" w:rsidRDefault="001E1150" w:rsidP="001E1150">
    <w:pPr>
      <w:pStyle w:val="ae"/>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5627C"/>
    <w:multiLevelType w:val="hybridMultilevel"/>
    <w:tmpl w:val="2F14A1FE"/>
    <w:lvl w:ilvl="0" w:tplc="B132380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50F224E0"/>
    <w:multiLevelType w:val="hybridMultilevel"/>
    <w:tmpl w:val="013A73FC"/>
    <w:lvl w:ilvl="0" w:tplc="58EE051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C631B92"/>
    <w:multiLevelType w:val="hybridMultilevel"/>
    <w:tmpl w:val="7444BB90"/>
    <w:lvl w:ilvl="0" w:tplc="CFFC9C9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6C1115E7"/>
    <w:multiLevelType w:val="hybridMultilevel"/>
    <w:tmpl w:val="B3DA4094"/>
    <w:lvl w:ilvl="0" w:tplc="582E3C6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7B583B6D"/>
    <w:multiLevelType w:val="hybridMultilevel"/>
    <w:tmpl w:val="F61E9EBE"/>
    <w:lvl w:ilvl="0" w:tplc="E3409392">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917980299">
    <w:abstractNumId w:val="1"/>
  </w:num>
  <w:num w:numId="2" w16cid:durableId="1132792581">
    <w:abstractNumId w:val="2"/>
  </w:num>
  <w:num w:numId="3" w16cid:durableId="128284905">
    <w:abstractNumId w:val="0"/>
  </w:num>
  <w:num w:numId="4" w16cid:durableId="1187985292">
    <w:abstractNumId w:val="3"/>
  </w:num>
  <w:num w:numId="5" w16cid:durableId="194749816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庞 彤">
    <w15:presenceInfo w15:providerId="Windows Live" w15:userId="bdf4e483829dc3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proofState w:spelling="clean" w:grammar="clean"/>
  <w:trackRevisions/>
  <w:defaultTabStop w:val="420"/>
  <w:characterSpacingControl w:val="doNotCompress"/>
  <w:hdrShapeDefaults>
    <o:shapedefaults v:ext="edit" spidmax="2055"/>
  </w:hdrShapeDefaults>
  <w:footnotePr>
    <w:footnote w:id="-1"/>
    <w:footnote w:id="0"/>
  </w:footnotePr>
  <w:endnotePr>
    <w:pos w:val="sectEnd"/>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ptexdtvewpzt9e9rs9va5wf92ea5rvzdawf&quot;&gt;human-centric DRL&lt;record-ids&gt;&lt;item&gt;73&lt;/item&gt;&lt;/record-ids&gt;&lt;/item&gt;&lt;/Libraries&gt;"/>
  </w:docVars>
  <w:rsids>
    <w:rsidRoot w:val="00D531FA"/>
    <w:rsid w:val="00014661"/>
    <w:rsid w:val="00017393"/>
    <w:rsid w:val="0002228B"/>
    <w:rsid w:val="00032DBE"/>
    <w:rsid w:val="00036BFE"/>
    <w:rsid w:val="00040157"/>
    <w:rsid w:val="00060175"/>
    <w:rsid w:val="0007109A"/>
    <w:rsid w:val="00072696"/>
    <w:rsid w:val="00074E79"/>
    <w:rsid w:val="000919BB"/>
    <w:rsid w:val="000A45C1"/>
    <w:rsid w:val="000A54A3"/>
    <w:rsid w:val="000D131E"/>
    <w:rsid w:val="000D4E32"/>
    <w:rsid w:val="000D78F7"/>
    <w:rsid w:val="000E338E"/>
    <w:rsid w:val="00103934"/>
    <w:rsid w:val="0010686B"/>
    <w:rsid w:val="0013140B"/>
    <w:rsid w:val="0013552E"/>
    <w:rsid w:val="00143569"/>
    <w:rsid w:val="00163F61"/>
    <w:rsid w:val="001759EC"/>
    <w:rsid w:val="001A7B55"/>
    <w:rsid w:val="001B254D"/>
    <w:rsid w:val="001E1150"/>
    <w:rsid w:val="001E6479"/>
    <w:rsid w:val="001F1988"/>
    <w:rsid w:val="001F3DBD"/>
    <w:rsid w:val="001F62C1"/>
    <w:rsid w:val="002026E6"/>
    <w:rsid w:val="00210DB2"/>
    <w:rsid w:val="0021576D"/>
    <w:rsid w:val="0022140A"/>
    <w:rsid w:val="00227CB2"/>
    <w:rsid w:val="00255D97"/>
    <w:rsid w:val="00261F85"/>
    <w:rsid w:val="002802F7"/>
    <w:rsid w:val="00287EC8"/>
    <w:rsid w:val="00291316"/>
    <w:rsid w:val="00292A50"/>
    <w:rsid w:val="002A10CD"/>
    <w:rsid w:val="002B11A3"/>
    <w:rsid w:val="002C0B60"/>
    <w:rsid w:val="002C1D89"/>
    <w:rsid w:val="002C2227"/>
    <w:rsid w:val="002C2CA7"/>
    <w:rsid w:val="002C742C"/>
    <w:rsid w:val="002D2346"/>
    <w:rsid w:val="00334D0D"/>
    <w:rsid w:val="00342956"/>
    <w:rsid w:val="003661C6"/>
    <w:rsid w:val="00370631"/>
    <w:rsid w:val="0037068E"/>
    <w:rsid w:val="003C19D0"/>
    <w:rsid w:val="003C2EBC"/>
    <w:rsid w:val="003D44CC"/>
    <w:rsid w:val="003E1D67"/>
    <w:rsid w:val="004054C4"/>
    <w:rsid w:val="00421316"/>
    <w:rsid w:val="0043097A"/>
    <w:rsid w:val="00434920"/>
    <w:rsid w:val="00446005"/>
    <w:rsid w:val="00457648"/>
    <w:rsid w:val="004633E4"/>
    <w:rsid w:val="00475F66"/>
    <w:rsid w:val="00484B38"/>
    <w:rsid w:val="004C63AD"/>
    <w:rsid w:val="004D7696"/>
    <w:rsid w:val="004F342D"/>
    <w:rsid w:val="004F4DF1"/>
    <w:rsid w:val="00501592"/>
    <w:rsid w:val="0050555A"/>
    <w:rsid w:val="00505DD4"/>
    <w:rsid w:val="00515675"/>
    <w:rsid w:val="00526667"/>
    <w:rsid w:val="00527B23"/>
    <w:rsid w:val="00530417"/>
    <w:rsid w:val="00537B72"/>
    <w:rsid w:val="00542CEE"/>
    <w:rsid w:val="00545698"/>
    <w:rsid w:val="00545CEF"/>
    <w:rsid w:val="0056605D"/>
    <w:rsid w:val="00574F18"/>
    <w:rsid w:val="00577A3A"/>
    <w:rsid w:val="005836B6"/>
    <w:rsid w:val="00595666"/>
    <w:rsid w:val="005A5C95"/>
    <w:rsid w:val="005A7A8C"/>
    <w:rsid w:val="005B326D"/>
    <w:rsid w:val="005C1EE8"/>
    <w:rsid w:val="005C6A02"/>
    <w:rsid w:val="005D05BA"/>
    <w:rsid w:val="005E16A3"/>
    <w:rsid w:val="005E7DAD"/>
    <w:rsid w:val="005E7F89"/>
    <w:rsid w:val="005F39BE"/>
    <w:rsid w:val="00606E64"/>
    <w:rsid w:val="00625CEF"/>
    <w:rsid w:val="00635F49"/>
    <w:rsid w:val="00664BF3"/>
    <w:rsid w:val="00665C8B"/>
    <w:rsid w:val="00675F4B"/>
    <w:rsid w:val="00692775"/>
    <w:rsid w:val="006A0516"/>
    <w:rsid w:val="006A2A77"/>
    <w:rsid w:val="006A3E7A"/>
    <w:rsid w:val="006A559F"/>
    <w:rsid w:val="006B56EE"/>
    <w:rsid w:val="006B74D2"/>
    <w:rsid w:val="006C34F3"/>
    <w:rsid w:val="006E22B2"/>
    <w:rsid w:val="00702DE4"/>
    <w:rsid w:val="00704F28"/>
    <w:rsid w:val="00706B1E"/>
    <w:rsid w:val="00710ADA"/>
    <w:rsid w:val="00714227"/>
    <w:rsid w:val="00740B9B"/>
    <w:rsid w:val="00762C0D"/>
    <w:rsid w:val="00763DE6"/>
    <w:rsid w:val="007849DE"/>
    <w:rsid w:val="0079669B"/>
    <w:rsid w:val="007A14F3"/>
    <w:rsid w:val="007A2EE1"/>
    <w:rsid w:val="007A5B3E"/>
    <w:rsid w:val="007B07B8"/>
    <w:rsid w:val="007B58D8"/>
    <w:rsid w:val="007C1E0B"/>
    <w:rsid w:val="007C3EDA"/>
    <w:rsid w:val="007C555E"/>
    <w:rsid w:val="007E2177"/>
    <w:rsid w:val="007E5202"/>
    <w:rsid w:val="00802043"/>
    <w:rsid w:val="00807279"/>
    <w:rsid w:val="00817B3C"/>
    <w:rsid w:val="008452E1"/>
    <w:rsid w:val="008477B7"/>
    <w:rsid w:val="0084797D"/>
    <w:rsid w:val="00855739"/>
    <w:rsid w:val="00864123"/>
    <w:rsid w:val="008817E2"/>
    <w:rsid w:val="0089145A"/>
    <w:rsid w:val="00893126"/>
    <w:rsid w:val="008A000E"/>
    <w:rsid w:val="008A4B40"/>
    <w:rsid w:val="008B0C83"/>
    <w:rsid w:val="008C0480"/>
    <w:rsid w:val="008C0D50"/>
    <w:rsid w:val="008C2451"/>
    <w:rsid w:val="008F0E56"/>
    <w:rsid w:val="00903C5B"/>
    <w:rsid w:val="00905313"/>
    <w:rsid w:val="00910A52"/>
    <w:rsid w:val="009111A0"/>
    <w:rsid w:val="009174D0"/>
    <w:rsid w:val="00925DD8"/>
    <w:rsid w:val="00932BB5"/>
    <w:rsid w:val="00945617"/>
    <w:rsid w:val="009540C7"/>
    <w:rsid w:val="009910E5"/>
    <w:rsid w:val="009920AF"/>
    <w:rsid w:val="00995D59"/>
    <w:rsid w:val="009E4057"/>
    <w:rsid w:val="009E774E"/>
    <w:rsid w:val="00A07844"/>
    <w:rsid w:val="00A10363"/>
    <w:rsid w:val="00A266ED"/>
    <w:rsid w:val="00A3243A"/>
    <w:rsid w:val="00A332AE"/>
    <w:rsid w:val="00A33795"/>
    <w:rsid w:val="00A37809"/>
    <w:rsid w:val="00A46147"/>
    <w:rsid w:val="00A52BFF"/>
    <w:rsid w:val="00A646CC"/>
    <w:rsid w:val="00A719CB"/>
    <w:rsid w:val="00A8274D"/>
    <w:rsid w:val="00A85923"/>
    <w:rsid w:val="00A873B0"/>
    <w:rsid w:val="00AA0473"/>
    <w:rsid w:val="00AC2540"/>
    <w:rsid w:val="00AC4F60"/>
    <w:rsid w:val="00AC6274"/>
    <w:rsid w:val="00B00A9B"/>
    <w:rsid w:val="00B0155A"/>
    <w:rsid w:val="00B03613"/>
    <w:rsid w:val="00B10667"/>
    <w:rsid w:val="00B16E3A"/>
    <w:rsid w:val="00B17491"/>
    <w:rsid w:val="00B209DE"/>
    <w:rsid w:val="00B25C7D"/>
    <w:rsid w:val="00B320FC"/>
    <w:rsid w:val="00B35EB4"/>
    <w:rsid w:val="00B372B2"/>
    <w:rsid w:val="00B42260"/>
    <w:rsid w:val="00B450B0"/>
    <w:rsid w:val="00B62FBE"/>
    <w:rsid w:val="00B635CB"/>
    <w:rsid w:val="00B6421C"/>
    <w:rsid w:val="00B72D72"/>
    <w:rsid w:val="00B920F6"/>
    <w:rsid w:val="00BA0079"/>
    <w:rsid w:val="00BB24F3"/>
    <w:rsid w:val="00BB31F0"/>
    <w:rsid w:val="00BB4FE4"/>
    <w:rsid w:val="00BB5A06"/>
    <w:rsid w:val="00BB7B3C"/>
    <w:rsid w:val="00BE524A"/>
    <w:rsid w:val="00C01CFA"/>
    <w:rsid w:val="00C25E27"/>
    <w:rsid w:val="00C277A1"/>
    <w:rsid w:val="00C3795A"/>
    <w:rsid w:val="00C45519"/>
    <w:rsid w:val="00C5445E"/>
    <w:rsid w:val="00C60AAE"/>
    <w:rsid w:val="00C618B4"/>
    <w:rsid w:val="00C64A00"/>
    <w:rsid w:val="00C65D1A"/>
    <w:rsid w:val="00C82E00"/>
    <w:rsid w:val="00C91634"/>
    <w:rsid w:val="00C9195F"/>
    <w:rsid w:val="00CA77FE"/>
    <w:rsid w:val="00CB681D"/>
    <w:rsid w:val="00CC0402"/>
    <w:rsid w:val="00CC4ACA"/>
    <w:rsid w:val="00CD5147"/>
    <w:rsid w:val="00CF219E"/>
    <w:rsid w:val="00D141BA"/>
    <w:rsid w:val="00D205CA"/>
    <w:rsid w:val="00D20E00"/>
    <w:rsid w:val="00D31781"/>
    <w:rsid w:val="00D37C36"/>
    <w:rsid w:val="00D46C96"/>
    <w:rsid w:val="00D531FA"/>
    <w:rsid w:val="00D539C1"/>
    <w:rsid w:val="00D728DD"/>
    <w:rsid w:val="00D80CD0"/>
    <w:rsid w:val="00D86148"/>
    <w:rsid w:val="00DC26D3"/>
    <w:rsid w:val="00DC409E"/>
    <w:rsid w:val="00DF388D"/>
    <w:rsid w:val="00DF5669"/>
    <w:rsid w:val="00DF5D44"/>
    <w:rsid w:val="00E001BC"/>
    <w:rsid w:val="00E00A3E"/>
    <w:rsid w:val="00E02062"/>
    <w:rsid w:val="00E27581"/>
    <w:rsid w:val="00E36115"/>
    <w:rsid w:val="00E570E0"/>
    <w:rsid w:val="00E579E4"/>
    <w:rsid w:val="00E6154E"/>
    <w:rsid w:val="00E6251D"/>
    <w:rsid w:val="00E67E3E"/>
    <w:rsid w:val="00E86B6F"/>
    <w:rsid w:val="00E86EB0"/>
    <w:rsid w:val="00E90BF7"/>
    <w:rsid w:val="00E935F9"/>
    <w:rsid w:val="00EA0D5E"/>
    <w:rsid w:val="00EA37C1"/>
    <w:rsid w:val="00ED0DBB"/>
    <w:rsid w:val="00ED5447"/>
    <w:rsid w:val="00EE257E"/>
    <w:rsid w:val="00EE569F"/>
    <w:rsid w:val="00EF67A2"/>
    <w:rsid w:val="00F102AD"/>
    <w:rsid w:val="00F10FD2"/>
    <w:rsid w:val="00F24ADE"/>
    <w:rsid w:val="00F3299D"/>
    <w:rsid w:val="00F3439E"/>
    <w:rsid w:val="00F54302"/>
    <w:rsid w:val="00F7147E"/>
    <w:rsid w:val="00F82863"/>
    <w:rsid w:val="00F83563"/>
    <w:rsid w:val="00F837DB"/>
    <w:rsid w:val="00F87D36"/>
    <w:rsid w:val="00F94545"/>
    <w:rsid w:val="00F979D1"/>
    <w:rsid w:val="00FB62F3"/>
    <w:rsid w:val="00FD2C03"/>
    <w:rsid w:val="00FD35D9"/>
    <w:rsid w:val="00FE6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0F693477"/>
  <w15:docId w15:val="{7A2138AB-5E77-4763-B21E-1A12BBE37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5A06"/>
    <w:pPr>
      <w:widowControl w:val="0"/>
      <w:jc w:val="both"/>
    </w:pPr>
  </w:style>
  <w:style w:type="paragraph" w:styleId="1">
    <w:name w:val="heading 1"/>
    <w:basedOn w:val="a"/>
    <w:next w:val="a"/>
    <w:link w:val="10"/>
    <w:qFormat/>
    <w:rsid w:val="00D531FA"/>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D531F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D531FA"/>
    <w:rPr>
      <w:b/>
      <w:bCs/>
      <w:kern w:val="44"/>
      <w:sz w:val="44"/>
      <w:szCs w:val="44"/>
    </w:rPr>
  </w:style>
  <w:style w:type="character" w:customStyle="1" w:styleId="20">
    <w:name w:val="标题 2 字符"/>
    <w:basedOn w:val="a0"/>
    <w:link w:val="2"/>
    <w:uiPriority w:val="9"/>
    <w:rsid w:val="00D531FA"/>
    <w:rPr>
      <w:rFonts w:asciiTheme="majorHAnsi" w:eastAsiaTheme="majorEastAsia" w:hAnsiTheme="majorHAnsi" w:cstheme="majorBidi"/>
      <w:b/>
      <w:bCs/>
      <w:sz w:val="32"/>
      <w:szCs w:val="32"/>
    </w:rPr>
  </w:style>
  <w:style w:type="paragraph" w:styleId="a3">
    <w:name w:val="List Paragraph"/>
    <w:basedOn w:val="a"/>
    <w:uiPriority w:val="34"/>
    <w:qFormat/>
    <w:rsid w:val="000D78F7"/>
    <w:pPr>
      <w:ind w:firstLineChars="200" w:firstLine="420"/>
    </w:pPr>
  </w:style>
  <w:style w:type="paragraph" w:styleId="a4">
    <w:name w:val="Date"/>
    <w:basedOn w:val="a"/>
    <w:next w:val="a"/>
    <w:link w:val="a5"/>
    <w:uiPriority w:val="99"/>
    <w:semiHidden/>
    <w:unhideWhenUsed/>
    <w:rsid w:val="002026E6"/>
    <w:pPr>
      <w:ind w:leftChars="2500" w:left="100"/>
    </w:pPr>
  </w:style>
  <w:style w:type="character" w:customStyle="1" w:styleId="a5">
    <w:name w:val="日期 字符"/>
    <w:basedOn w:val="a0"/>
    <w:link w:val="a4"/>
    <w:uiPriority w:val="99"/>
    <w:semiHidden/>
    <w:rsid w:val="002026E6"/>
  </w:style>
  <w:style w:type="paragraph" w:styleId="a6">
    <w:name w:val="footnote text"/>
    <w:basedOn w:val="a"/>
    <w:link w:val="a7"/>
    <w:uiPriority w:val="99"/>
    <w:semiHidden/>
    <w:unhideWhenUsed/>
    <w:rsid w:val="00D20E00"/>
    <w:pPr>
      <w:snapToGrid w:val="0"/>
      <w:jc w:val="left"/>
    </w:pPr>
    <w:rPr>
      <w:sz w:val="18"/>
      <w:szCs w:val="18"/>
    </w:rPr>
  </w:style>
  <w:style w:type="character" w:customStyle="1" w:styleId="a7">
    <w:name w:val="脚注文本 字符"/>
    <w:basedOn w:val="a0"/>
    <w:link w:val="a6"/>
    <w:uiPriority w:val="99"/>
    <w:semiHidden/>
    <w:rsid w:val="00D20E00"/>
    <w:rPr>
      <w:sz w:val="18"/>
      <w:szCs w:val="18"/>
    </w:rPr>
  </w:style>
  <w:style w:type="character" w:styleId="a8">
    <w:name w:val="footnote reference"/>
    <w:basedOn w:val="a0"/>
    <w:uiPriority w:val="99"/>
    <w:semiHidden/>
    <w:unhideWhenUsed/>
    <w:rsid w:val="00D20E00"/>
    <w:rPr>
      <w:vertAlign w:val="superscript"/>
    </w:rPr>
  </w:style>
  <w:style w:type="paragraph" w:styleId="a9">
    <w:name w:val="endnote text"/>
    <w:basedOn w:val="a"/>
    <w:link w:val="aa"/>
    <w:uiPriority w:val="99"/>
    <w:semiHidden/>
    <w:unhideWhenUsed/>
    <w:rsid w:val="00D20E00"/>
    <w:pPr>
      <w:snapToGrid w:val="0"/>
      <w:jc w:val="left"/>
    </w:pPr>
  </w:style>
  <w:style w:type="character" w:customStyle="1" w:styleId="aa">
    <w:name w:val="尾注文本 字符"/>
    <w:basedOn w:val="a0"/>
    <w:link w:val="a9"/>
    <w:uiPriority w:val="99"/>
    <w:semiHidden/>
    <w:rsid w:val="00D20E00"/>
  </w:style>
  <w:style w:type="character" w:styleId="ab">
    <w:name w:val="endnote reference"/>
    <w:basedOn w:val="a0"/>
    <w:uiPriority w:val="99"/>
    <w:semiHidden/>
    <w:unhideWhenUsed/>
    <w:rsid w:val="00D20E00"/>
    <w:rPr>
      <w:vertAlign w:val="superscript"/>
    </w:rPr>
  </w:style>
  <w:style w:type="paragraph" w:styleId="ac">
    <w:name w:val="Bibliography"/>
    <w:basedOn w:val="a"/>
    <w:next w:val="a"/>
    <w:uiPriority w:val="37"/>
    <w:unhideWhenUsed/>
    <w:rsid w:val="00D20E00"/>
  </w:style>
  <w:style w:type="character" w:styleId="ad">
    <w:name w:val="Hyperlink"/>
    <w:basedOn w:val="a0"/>
    <w:uiPriority w:val="99"/>
    <w:unhideWhenUsed/>
    <w:rsid w:val="00014661"/>
    <w:rPr>
      <w:color w:val="0000FF"/>
      <w:u w:val="single"/>
    </w:rPr>
  </w:style>
  <w:style w:type="paragraph" w:styleId="ae">
    <w:name w:val="header"/>
    <w:basedOn w:val="a"/>
    <w:link w:val="af"/>
    <w:uiPriority w:val="99"/>
    <w:unhideWhenUsed/>
    <w:rsid w:val="001B254D"/>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1B254D"/>
    <w:rPr>
      <w:sz w:val="18"/>
      <w:szCs w:val="18"/>
    </w:rPr>
  </w:style>
  <w:style w:type="paragraph" w:styleId="af0">
    <w:name w:val="footer"/>
    <w:basedOn w:val="a"/>
    <w:link w:val="af1"/>
    <w:uiPriority w:val="99"/>
    <w:unhideWhenUsed/>
    <w:rsid w:val="001B254D"/>
    <w:pPr>
      <w:tabs>
        <w:tab w:val="center" w:pos="4153"/>
        <w:tab w:val="right" w:pos="8306"/>
      </w:tabs>
      <w:snapToGrid w:val="0"/>
      <w:jc w:val="left"/>
    </w:pPr>
    <w:rPr>
      <w:sz w:val="18"/>
      <w:szCs w:val="18"/>
    </w:rPr>
  </w:style>
  <w:style w:type="character" w:customStyle="1" w:styleId="af1">
    <w:name w:val="页脚 字符"/>
    <w:basedOn w:val="a0"/>
    <w:link w:val="af0"/>
    <w:uiPriority w:val="99"/>
    <w:rsid w:val="001B254D"/>
    <w:rPr>
      <w:sz w:val="18"/>
      <w:szCs w:val="18"/>
    </w:rPr>
  </w:style>
  <w:style w:type="table" w:styleId="af2">
    <w:name w:val="Table Grid"/>
    <w:basedOn w:val="a1"/>
    <w:uiPriority w:val="39"/>
    <w:rsid w:val="005304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a0"/>
    <w:rsid w:val="003C2EBC"/>
    <w:rPr>
      <w:rFonts w:ascii="Microsoft YaHei UI" w:eastAsia="Microsoft YaHei UI" w:hAnsi="Microsoft YaHei UI" w:hint="eastAsia"/>
      <w:sz w:val="18"/>
      <w:szCs w:val="18"/>
    </w:rPr>
  </w:style>
  <w:style w:type="paragraph" w:styleId="af3">
    <w:name w:val="Revision"/>
    <w:hidden/>
    <w:uiPriority w:val="99"/>
    <w:semiHidden/>
    <w:rsid w:val="003D44CC"/>
  </w:style>
  <w:style w:type="character" w:styleId="af4">
    <w:name w:val="annotation reference"/>
    <w:basedOn w:val="a0"/>
    <w:uiPriority w:val="99"/>
    <w:semiHidden/>
    <w:unhideWhenUsed/>
    <w:rsid w:val="003D44CC"/>
    <w:rPr>
      <w:sz w:val="21"/>
      <w:szCs w:val="21"/>
    </w:rPr>
  </w:style>
  <w:style w:type="paragraph" w:styleId="af5">
    <w:name w:val="annotation text"/>
    <w:basedOn w:val="a"/>
    <w:link w:val="af6"/>
    <w:uiPriority w:val="99"/>
    <w:unhideWhenUsed/>
    <w:rsid w:val="003D44CC"/>
    <w:pPr>
      <w:jc w:val="left"/>
    </w:pPr>
  </w:style>
  <w:style w:type="character" w:customStyle="1" w:styleId="af6">
    <w:name w:val="批注文字 字符"/>
    <w:basedOn w:val="a0"/>
    <w:link w:val="af5"/>
    <w:uiPriority w:val="99"/>
    <w:rsid w:val="003D44CC"/>
  </w:style>
  <w:style w:type="paragraph" w:styleId="af7">
    <w:name w:val="annotation subject"/>
    <w:basedOn w:val="af5"/>
    <w:next w:val="af5"/>
    <w:link w:val="af8"/>
    <w:uiPriority w:val="99"/>
    <w:semiHidden/>
    <w:unhideWhenUsed/>
    <w:rsid w:val="003D44CC"/>
    <w:rPr>
      <w:b/>
      <w:bCs/>
    </w:rPr>
  </w:style>
  <w:style w:type="character" w:customStyle="1" w:styleId="af8">
    <w:name w:val="批注主题 字符"/>
    <w:basedOn w:val="af6"/>
    <w:link w:val="af7"/>
    <w:uiPriority w:val="99"/>
    <w:semiHidden/>
    <w:rsid w:val="003D44CC"/>
    <w:rPr>
      <w:b/>
      <w:bCs/>
    </w:rPr>
  </w:style>
  <w:style w:type="paragraph" w:customStyle="1" w:styleId="pf0">
    <w:name w:val="pf0"/>
    <w:basedOn w:val="a"/>
    <w:rsid w:val="00F87D36"/>
    <w:pPr>
      <w:widowControl/>
      <w:spacing w:before="100" w:beforeAutospacing="1" w:after="100" w:afterAutospacing="1"/>
      <w:jc w:val="left"/>
    </w:pPr>
    <w:rPr>
      <w:rFonts w:ascii="宋体" w:eastAsia="宋体" w:hAnsi="宋体" w:cs="宋体"/>
      <w:kern w:val="0"/>
      <w:sz w:val="24"/>
      <w:szCs w:val="24"/>
    </w:rPr>
  </w:style>
  <w:style w:type="paragraph" w:customStyle="1" w:styleId="EndNoteBibliographyTitle">
    <w:name w:val="EndNote Bibliography Title"/>
    <w:basedOn w:val="a"/>
    <w:link w:val="EndNoteBibliographyTitle0"/>
    <w:rsid w:val="001F3DBD"/>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1F3DBD"/>
    <w:rPr>
      <w:rFonts w:ascii="等线" w:eastAsia="等线" w:hAnsi="等线"/>
      <w:noProof/>
      <w:sz w:val="20"/>
    </w:rPr>
  </w:style>
  <w:style w:type="paragraph" w:customStyle="1" w:styleId="EndNoteBibliography">
    <w:name w:val="EndNote Bibliography"/>
    <w:basedOn w:val="a"/>
    <w:link w:val="EndNoteBibliography0"/>
    <w:rsid w:val="001F3DBD"/>
    <w:rPr>
      <w:rFonts w:ascii="等线" w:eastAsia="等线" w:hAnsi="等线"/>
      <w:noProof/>
      <w:sz w:val="20"/>
    </w:rPr>
  </w:style>
  <w:style w:type="character" w:customStyle="1" w:styleId="EndNoteBibliography0">
    <w:name w:val="EndNote Bibliography 字符"/>
    <w:basedOn w:val="a0"/>
    <w:link w:val="EndNoteBibliography"/>
    <w:rsid w:val="001F3DBD"/>
    <w:rPr>
      <w:rFonts w:ascii="等线" w:eastAsia="等线" w:hAnsi="等线"/>
      <w:noProof/>
      <w:sz w:val="20"/>
    </w:rPr>
  </w:style>
  <w:style w:type="character" w:styleId="af9">
    <w:name w:val="Unresolved Mention"/>
    <w:basedOn w:val="a0"/>
    <w:uiPriority w:val="99"/>
    <w:semiHidden/>
    <w:unhideWhenUsed/>
    <w:rsid w:val="00C82E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95447">
      <w:bodyDiv w:val="1"/>
      <w:marLeft w:val="0"/>
      <w:marRight w:val="0"/>
      <w:marTop w:val="0"/>
      <w:marBottom w:val="0"/>
      <w:divBdr>
        <w:top w:val="none" w:sz="0" w:space="0" w:color="auto"/>
        <w:left w:val="none" w:sz="0" w:space="0" w:color="auto"/>
        <w:bottom w:val="none" w:sz="0" w:space="0" w:color="auto"/>
        <w:right w:val="none" w:sz="0" w:space="0" w:color="auto"/>
      </w:divBdr>
    </w:div>
    <w:div w:id="1298952286">
      <w:bodyDiv w:val="1"/>
      <w:marLeft w:val="0"/>
      <w:marRight w:val="0"/>
      <w:marTop w:val="0"/>
      <w:marBottom w:val="0"/>
      <w:divBdr>
        <w:top w:val="none" w:sz="0" w:space="0" w:color="auto"/>
        <w:left w:val="none" w:sz="0" w:space="0" w:color="auto"/>
        <w:bottom w:val="none" w:sz="0" w:space="0" w:color="auto"/>
        <w:right w:val="none" w:sz="0" w:space="0" w:color="auto"/>
      </w:divBdr>
    </w:div>
    <w:div w:id="1847162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8/08/relationships/commentsExtensible" Target="commentsExtensible.xml"/><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package" Target="embeddings/Microsoft_Visio_Drawing1.vsdx"/><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https://doi.org/10.1007/s10845-018-14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package" Target="embeddings/Microsoft_Visio_Drawing2.vsd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2.emf"/><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xmlns:b="http://schemas.openxmlformats.org/officeDocument/2006/bibliography" xmlns="http://schemas.openxmlformats.org/officeDocument/2006/bibliography">
    <b:Tag>占位符1</b:Tag>
    <b:RefOrder>2</b:RefOrder>
  </b:Source>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12B1F0FD-EE0D-4D0D-A1ED-D8879CE80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6</Pages>
  <Words>1054</Words>
  <Characters>6011</Characters>
  <Application>Microsoft Office Word</Application>
  <DocSecurity>0</DocSecurity>
  <Lines>50</Lines>
  <Paragraphs>14</Paragraphs>
  <ScaleCrop>false</ScaleCrop>
  <Company/>
  <LinksUpToDate>false</LinksUpToDate>
  <CharactersWithSpaces>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庞 彤</dc:creator>
  <cp:keywords/>
  <dc:description/>
  <cp:lastModifiedBy>庞 彤</cp:lastModifiedBy>
  <cp:revision>10</cp:revision>
  <dcterms:created xsi:type="dcterms:W3CDTF">2023-06-13T02:44:00Z</dcterms:created>
  <dcterms:modified xsi:type="dcterms:W3CDTF">2023-06-14T15:40:00Z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id="VK7eNWbh"/&gt;&lt;style id="http://www.zotero.org/styles/china-national-standard-gb-t-7714-2015-author-date" hasBibliography="1" bibliographyStyleHasBeenSet="1"/&gt;&lt;prefs&gt;&lt;pref name="fieldType" value="Fi</vt:lpwstr>
  </property>
  <property fmtid="{D5CDD505-2E9C-101B-9397-08002B2CF9AE}" pid="3" name="ZOTERO_PREF_2">
    <vt:lpwstr>eld"/&gt;&lt;/prefs&gt;&lt;/data&gt;</vt:lpwstr>
  </property>
</Properties>
</file>